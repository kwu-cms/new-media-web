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6A9BC1D2" w:rsidR="003C557F" w:rsidRPr="00163842" w:rsidRDefault="003C557F">
      <w:pPr>
        <w:jc w:val="center"/>
        <w:rPr>
          <w:lang w:val="en-US"/>
        </w:rPr>
      </w:pPr>
    </w:p>
    <w:p w14:paraId="00000002" w14:textId="77777777" w:rsidR="003C557F" w:rsidRDefault="003C557F">
      <w:pPr>
        <w:jc w:val="center"/>
        <w:sectPr w:rsidR="003C557F">
          <w:headerReference w:type="even" r:id="rId10"/>
          <w:headerReference w:type="default" r:id="rId11"/>
          <w:footerReference w:type="even" r:id="rId12"/>
          <w:footerReference w:type="default" r:id="rId13"/>
          <w:headerReference w:type="first" r:id="rId14"/>
          <w:footerReference w:type="first" r:id="rId15"/>
          <w:pgSz w:w="11906" w:h="16838"/>
          <w:pgMar w:top="1133" w:right="1133" w:bottom="1133" w:left="1133" w:header="720" w:footer="720" w:gutter="0"/>
          <w:pgNumType w:start="0"/>
          <w:cols w:space="720"/>
          <w:titlePg/>
        </w:sectPr>
      </w:pPr>
    </w:p>
    <w:p w14:paraId="00000003" w14:textId="77777777" w:rsidR="003C557F" w:rsidRDefault="003C557F">
      <w:pPr>
        <w:jc w:val="center"/>
      </w:pPr>
    </w:p>
    <w:p w14:paraId="00000004" w14:textId="77777777" w:rsidR="003C557F" w:rsidRDefault="003C557F">
      <w:pPr>
        <w:jc w:val="center"/>
      </w:pPr>
    </w:p>
    <w:p w14:paraId="00000005" w14:textId="77777777" w:rsidR="003C557F" w:rsidRDefault="003C557F">
      <w:pPr>
        <w:jc w:val="center"/>
      </w:pPr>
    </w:p>
    <w:p w14:paraId="00000006" w14:textId="77777777" w:rsidR="003C557F" w:rsidRDefault="003C557F">
      <w:pPr>
        <w:jc w:val="center"/>
        <w:sectPr w:rsidR="003C557F">
          <w:type w:val="continuous"/>
          <w:pgSz w:w="11906" w:h="16838"/>
          <w:pgMar w:top="1133" w:right="1133" w:bottom="1133" w:left="1133" w:header="720" w:footer="720" w:gutter="0"/>
          <w:cols w:num="2" w:space="720" w:equalWidth="0">
            <w:col w:w="4458" w:space="720"/>
            <w:col w:w="4458"/>
          </w:cols>
        </w:sectPr>
      </w:pPr>
    </w:p>
    <w:p w14:paraId="00000007" w14:textId="77777777" w:rsidR="003C557F" w:rsidRDefault="003C557F">
      <w:pPr>
        <w:jc w:val="center"/>
      </w:pPr>
    </w:p>
    <w:p w14:paraId="00000008" w14:textId="77777777" w:rsidR="003C557F" w:rsidRDefault="003C557F">
      <w:pPr>
        <w:jc w:val="center"/>
      </w:pPr>
    </w:p>
    <w:p w14:paraId="00000009" w14:textId="77777777" w:rsidR="003C557F" w:rsidRDefault="003C557F">
      <w:pPr>
        <w:jc w:val="center"/>
      </w:pPr>
    </w:p>
    <w:p w14:paraId="0000000A" w14:textId="77777777" w:rsidR="003C557F" w:rsidRDefault="003C557F">
      <w:pPr>
        <w:jc w:val="center"/>
      </w:pPr>
    </w:p>
    <w:p w14:paraId="0000000B" w14:textId="77777777" w:rsidR="003C557F" w:rsidRDefault="003C557F">
      <w:pPr>
        <w:jc w:val="center"/>
      </w:pPr>
    </w:p>
    <w:p w14:paraId="0000000C" w14:textId="77777777" w:rsidR="003C557F" w:rsidRDefault="003C557F">
      <w:pPr>
        <w:jc w:val="center"/>
      </w:pPr>
    </w:p>
    <w:p w14:paraId="0000000D" w14:textId="77777777" w:rsidR="003C557F" w:rsidRDefault="003C557F">
      <w:pPr>
        <w:jc w:val="center"/>
      </w:pPr>
    </w:p>
    <w:p w14:paraId="0000000E" w14:textId="77777777" w:rsidR="003C557F" w:rsidRDefault="003C557F">
      <w:pPr>
        <w:jc w:val="center"/>
      </w:pPr>
    </w:p>
    <w:p w14:paraId="0000000F" w14:textId="77777777" w:rsidR="003C557F" w:rsidRDefault="003C557F">
      <w:pPr>
        <w:jc w:val="center"/>
      </w:pPr>
    </w:p>
    <w:p w14:paraId="00000010" w14:textId="77777777" w:rsidR="003C557F" w:rsidRDefault="003C557F">
      <w:pPr>
        <w:jc w:val="center"/>
        <w:sectPr w:rsidR="003C557F">
          <w:type w:val="continuous"/>
          <w:pgSz w:w="11906" w:h="16838"/>
          <w:pgMar w:top="1133" w:right="1133" w:bottom="1133" w:left="1133" w:header="720" w:footer="720" w:gutter="0"/>
          <w:cols w:space="720" w:equalWidth="0">
            <w:col w:w="9637"/>
          </w:cols>
        </w:sectPr>
      </w:pPr>
    </w:p>
    <w:p w14:paraId="00000011" w14:textId="77777777" w:rsidR="003C557F" w:rsidRDefault="003C557F">
      <w:pPr>
        <w:jc w:val="center"/>
        <w:sectPr w:rsidR="003C557F">
          <w:type w:val="continuous"/>
          <w:pgSz w:w="11906" w:h="16838"/>
          <w:pgMar w:top="1133" w:right="1133" w:bottom="1133" w:left="1133" w:header="720" w:footer="720" w:gutter="0"/>
          <w:cols w:space="720" w:equalWidth="0">
            <w:col w:w="9637"/>
          </w:cols>
        </w:sectPr>
      </w:pPr>
    </w:p>
    <w:p w14:paraId="00000012" w14:textId="77777777" w:rsidR="003C557F" w:rsidRDefault="003C557F">
      <w:pPr>
        <w:jc w:val="center"/>
      </w:pPr>
    </w:p>
    <w:p w14:paraId="00000013" w14:textId="6EE1812E" w:rsidR="003C557F" w:rsidRPr="0078170F" w:rsidRDefault="008C793D" w:rsidP="799A5534">
      <w:pPr>
        <w:pStyle w:val="Web"/>
        <w:jc w:val="center"/>
        <w:rPr>
          <w:rFonts w:asciiTheme="minorEastAsia" w:eastAsiaTheme="minorEastAsia" w:hAnsiTheme="minorEastAsia"/>
        </w:rPr>
      </w:pPr>
      <w:r w:rsidRPr="799A5534">
        <w:rPr>
          <w:rFonts w:asciiTheme="minorEastAsia" w:eastAsiaTheme="minorEastAsia" w:hAnsiTheme="minorEastAsia"/>
          <w:b/>
          <w:bCs/>
          <w:sz w:val="36"/>
          <w:szCs w:val="36"/>
        </w:rPr>
        <w:t>「</w:t>
      </w:r>
      <w:r w:rsidR="500D32C6" w:rsidRPr="799A5534">
        <w:rPr>
          <w:rFonts w:asciiTheme="minorEastAsia" w:eastAsiaTheme="minorEastAsia" w:hAnsiTheme="minorEastAsia"/>
          <w:b/>
          <w:bCs/>
          <w:sz w:val="36"/>
          <w:szCs w:val="36"/>
        </w:rPr>
        <w:t>VTuber</w:t>
      </w:r>
      <w:r w:rsidR="00700E09" w:rsidRPr="799A5534">
        <w:rPr>
          <w:rFonts w:asciiTheme="minorEastAsia" w:eastAsiaTheme="minorEastAsia" w:hAnsiTheme="minorEastAsia"/>
          <w:b/>
          <w:bCs/>
          <w:sz w:val="36"/>
          <w:szCs w:val="36"/>
        </w:rPr>
        <w:t>のキャラクター属性を空間デザイン要素へ翻訳するための手法の研究 ―星川サラを例にして</w:t>
      </w:r>
      <w:r w:rsidRPr="799A5534">
        <w:rPr>
          <w:rFonts w:asciiTheme="minorEastAsia" w:eastAsiaTheme="minorEastAsia" w:hAnsiTheme="minorEastAsia"/>
          <w:b/>
          <w:bCs/>
          <w:sz w:val="36"/>
          <w:szCs w:val="36"/>
        </w:rPr>
        <w:t>」</w:t>
      </w:r>
    </w:p>
    <w:p w14:paraId="00000014" w14:textId="77777777" w:rsidR="003C557F" w:rsidRDefault="003C557F">
      <w:pPr>
        <w:jc w:val="center"/>
      </w:pPr>
    </w:p>
    <w:p w14:paraId="00000015" w14:textId="77777777" w:rsidR="003C557F" w:rsidRDefault="008C793D">
      <w:pPr>
        <w:jc w:val="center"/>
      </w:pPr>
      <w:r>
        <w:t>甲南女子大学 文学部 メディア表現学科 ニューメディア研究ゼミ</w:t>
      </w:r>
    </w:p>
    <w:p w14:paraId="00000016" w14:textId="1025B841" w:rsidR="003C557F" w:rsidRPr="005E0B77" w:rsidDel="00A32F21" w:rsidRDefault="008C793D">
      <w:pPr>
        <w:jc w:val="center"/>
        <w:rPr>
          <w:del w:id="1" w:author="高尾 俊介" w:date="2026-01-26T14:54:00Z" w16du:dateUtc="2026-01-26T05:54:00Z"/>
        </w:rPr>
      </w:pPr>
      <w:del w:id="2" w:author="高尾 俊介" w:date="2026-01-26T14:54:00Z" w16du:dateUtc="2026-01-26T05:54:00Z">
        <w:r w:rsidDel="00A32F21">
          <w:delText>学籍番</w:delText>
        </w:r>
        <w:r w:rsidR="0082742B" w:rsidDel="00A32F21">
          <w:delText xml:space="preserve">号　</w:delText>
        </w:r>
        <w:r w:rsidR="005E0B77" w:rsidDel="00A32F21">
          <w:delText>1522014</w:delText>
        </w:r>
      </w:del>
    </w:p>
    <w:p w14:paraId="00000018" w14:textId="262E1CE6" w:rsidR="003C557F" w:rsidRDefault="008C793D" w:rsidP="009838C4">
      <w:pPr>
        <w:jc w:val="center"/>
        <w:sectPr w:rsidR="003C557F">
          <w:type w:val="continuous"/>
          <w:pgSz w:w="11906" w:h="16838"/>
          <w:pgMar w:top="1133" w:right="1133" w:bottom="1133" w:left="1133" w:header="720" w:footer="720" w:gutter="0"/>
          <w:cols w:space="720" w:equalWidth="0">
            <w:col w:w="9637"/>
          </w:cols>
        </w:sectPr>
      </w:pPr>
      <w:del w:id="3" w:author="高尾 俊介" w:date="2026-01-26T14:54:00Z" w16du:dateUtc="2026-01-26T05:54:00Z">
        <w:r w:rsidDel="00A32F21">
          <w:delText>氏名</w:delText>
        </w:r>
        <w:r w:rsidR="7D9DA0B9" w:rsidDel="00A32F21">
          <w:delText xml:space="preserve">　</w:delText>
        </w:r>
        <w:r w:rsidR="005E0B77" w:rsidDel="00A32F21">
          <w:rPr>
            <w:rFonts w:hint="eastAsia"/>
          </w:rPr>
          <w:delText>大西夏羽</w:delText>
        </w:r>
      </w:del>
      <w:bookmarkStart w:id="4" w:name="_jggd66o5i621" w:colFirst="0" w:colLast="0"/>
      <w:bookmarkEnd w:id="4"/>
      <w:r>
        <w:br w:type="page"/>
      </w:r>
    </w:p>
    <w:p w14:paraId="00000019" w14:textId="753A525E" w:rsidR="003C557F" w:rsidRDefault="008C793D">
      <w:pPr>
        <w:pStyle w:val="2"/>
        <w:spacing w:after="200"/>
      </w:pPr>
      <w:bookmarkStart w:id="5" w:name="_3se7maes6ef7" w:colFirst="0" w:colLast="0"/>
      <w:bookmarkEnd w:id="5"/>
      <w:r>
        <w:lastRenderedPageBreak/>
        <w:t>序論</w:t>
      </w:r>
    </w:p>
    <w:p w14:paraId="4BDAE937" w14:textId="51DA8E41" w:rsidR="00946DD4" w:rsidRDefault="008C793D" w:rsidP="00946DD4">
      <w:r>
        <w:t xml:space="preserve">　</w:t>
      </w:r>
      <w:r w:rsidR="00946DD4">
        <w:rPr>
          <w:rFonts w:hint="eastAsia"/>
        </w:rPr>
        <w:t>近年、</w:t>
      </w:r>
      <w:r w:rsidR="00946DD4">
        <w:t>VTuberは国内外で急速に支持を拡大し、インターネット上に独自の世界観をもつキャラクターとして、多くの人々を魅了している。画面越しで活動する彼らは、声や表情、話し方、ファッション、さらにファンとの関わり方まで多層的な魅力を持つ。そうした積み重ねから形づくられるキャラクター属性は、視聴者に強い没入感を与え、創作意欲を刺激している。</w:t>
      </w:r>
    </w:p>
    <w:p w14:paraId="2831B195" w14:textId="0BA4D36F" w:rsidR="00946DD4" w:rsidRDefault="00946DD4" w:rsidP="00946DD4">
      <w:r>
        <w:rPr>
          <w:rFonts w:hint="eastAsia"/>
        </w:rPr>
        <w:t xml:space="preserve">　また、</w:t>
      </w:r>
      <w:r>
        <w:t>VTuber文化の広がりと並行して、3DCG技術の歴史的発展と一般化も創作環境を大きく変化させてきた。3DCGは当初、映画産業や専門の制作スタジオに限られた高度で高価な技術であった。</w:t>
      </w:r>
      <w:r w:rsidR="00343A7B" w:rsidRPr="00343A7B">
        <w:rPr>
          <w:rFonts w:hint="eastAsia"/>
        </w:rPr>
        <w:t>しかし、</w:t>
      </w:r>
      <w:r w:rsidR="00343A7B" w:rsidRPr="00343A7B">
        <w:t>2000年代以降はレンダリング速度の向上やリアルタイム描画技術の発展、GPUの高性能化により、3DCG制作の負荷が大きく</w:t>
      </w:r>
      <w:r w:rsidR="00343A7B">
        <w:rPr>
          <w:rFonts w:hint="eastAsia"/>
        </w:rPr>
        <w:t>低下した</w:t>
      </w:r>
      <w:r w:rsidR="00343A7B" w:rsidRPr="00343A7B">
        <w:t>。さらに、制作ソフトが安価にな</w:t>
      </w:r>
      <w:r w:rsidR="00343A7B">
        <w:rPr>
          <w:rFonts w:hint="eastAsia"/>
        </w:rPr>
        <w:t>り、</w:t>
      </w:r>
      <w:r w:rsidR="00343A7B" w:rsidRPr="00343A7B">
        <w:t>オープンソース化が進んだことで個人でも高度な立体表現に取り組める環境が整ってきている。</w:t>
      </w:r>
      <w:r>
        <w:t>特にBlenderのような無料で高機能なソフトウェアの普及は決定的であり、従来は専門家のみが可能だった立体表現が、</w:t>
      </w:r>
      <w:r>
        <w:rPr>
          <w:rFonts w:hint="eastAsia"/>
        </w:rPr>
        <w:t>教育機関や一般ユーザーにまで広く開かれる</w:t>
      </w:r>
      <w:r w:rsidR="00F319F3">
        <w:rPr>
          <w:rFonts w:hint="eastAsia"/>
        </w:rPr>
        <w:t>きっかけ</w:t>
      </w:r>
      <w:r>
        <w:rPr>
          <w:rFonts w:hint="eastAsia"/>
        </w:rPr>
        <w:t>となった。さらに</w:t>
      </w:r>
      <w:r>
        <w:t>SNSの発展により制作プロセスやノウハウがコミュニティ内で蓄積され、3DCG制作のハードルは大幅に低下した。このような技術的</w:t>
      </w:r>
      <w:r w:rsidR="00031F1D">
        <w:rPr>
          <w:rFonts w:hint="eastAsia"/>
        </w:rPr>
        <w:t>、</w:t>
      </w:r>
      <w:r>
        <w:t>社会的背景は、個人によるキャラクター理解や空間表現の創作を後押ししている。</w:t>
      </w:r>
    </w:p>
    <w:p w14:paraId="1576695D" w14:textId="1E103EFE" w:rsidR="00946DD4" w:rsidRDefault="00946DD4" w:rsidP="00946DD4">
      <w:r>
        <w:rPr>
          <w:rFonts w:hint="eastAsia"/>
        </w:rPr>
        <w:t xml:space="preserve">　加えて、</w:t>
      </w:r>
      <w:r>
        <w:t>VTuberを対象とした創作は、イラストや立体造形、衣装表現などキャラクターの魅力を別の媒体に翻訳する試みが特に活発である。これらの二次的な表現は、キャラクターそのものの魅力を描くだけでなく、想像力を可視化する場にもなっている。本研究は、まさにその延長上に位置づけられる試みである。</w:t>
      </w:r>
    </w:p>
    <w:p w14:paraId="449E42EF" w14:textId="71039305" w:rsidR="00956FFC" w:rsidRDefault="00946DD4" w:rsidP="00F76630">
      <w:r>
        <w:rPr>
          <w:rFonts w:hint="eastAsia"/>
        </w:rPr>
        <w:t xml:space="preserve">　本研究では、</w:t>
      </w:r>
      <w:r>
        <w:t>VTuberのキャラクター属性を空間デザインの要素へと翻訳することを目的とし、にじさんじ所属VTuberである『星川サラ』を例として扱う</w:t>
      </w:r>
      <w:r w:rsidR="00E13A7C">
        <w:rPr>
          <w:rFonts w:hint="eastAsia"/>
        </w:rPr>
        <w:t>（図</w:t>
      </w:r>
      <w:r w:rsidR="00D867A0">
        <w:rPr>
          <w:rFonts w:hint="eastAsia"/>
        </w:rPr>
        <w:t>3</w:t>
      </w:r>
      <w:r w:rsidR="00E13A7C">
        <w:rPr>
          <w:rFonts w:hint="eastAsia"/>
        </w:rPr>
        <w:t>）</w:t>
      </w:r>
      <w:r w:rsidR="008B7EF6">
        <w:rPr>
          <w:rFonts w:hint="eastAsia"/>
        </w:rPr>
        <w:t>。</w:t>
      </w:r>
      <w:r>
        <w:rPr>
          <w:rFonts w:hint="eastAsia"/>
        </w:rPr>
        <w:t>彼</w:t>
      </w:r>
      <w:r>
        <w:t>女のパーソナリティや配信内容、衣装などから抽出できる特徴を、Blenderを用いて「部屋」という空間モデルに落とし込む。そして最終</w:t>
      </w:r>
      <w:r>
        <w:rPr>
          <w:rFonts w:hint="eastAsia"/>
        </w:rPr>
        <w:t>的</w:t>
      </w:r>
      <w:r>
        <w:t>に、「星川サラらしい部屋」を構築する過程を通じて、キャラクター属性を空間へと置き換える際の考え方や判断基準、デザインプロセスの課題を明らかにすることを目指した</w:t>
      </w:r>
      <w:r w:rsidR="00BE5D2D">
        <w:rPr>
          <w:rFonts w:hint="eastAsia"/>
        </w:rPr>
        <w:t>。</w:t>
      </w:r>
    </w:p>
    <w:p w14:paraId="42877CCC" w14:textId="312C0860" w:rsidR="009838C4" w:rsidRDefault="00BE5D2D" w:rsidP="00F76630">
      <w:r>
        <w:rPr>
          <w:noProof/>
          <w:lang w:val="ja-JP"/>
        </w:rPr>
        <mc:AlternateContent>
          <mc:Choice Requires="wpg">
            <w:drawing>
              <wp:anchor distT="0" distB="0" distL="114300" distR="114300" simplePos="0" relativeHeight="251658240" behindDoc="0" locked="0" layoutInCell="1" allowOverlap="1" wp14:anchorId="35D3F8CC" wp14:editId="606F9767">
                <wp:simplePos x="0" y="0"/>
                <wp:positionH relativeFrom="column">
                  <wp:posOffset>800735</wp:posOffset>
                </wp:positionH>
                <wp:positionV relativeFrom="paragraph">
                  <wp:posOffset>247650</wp:posOffset>
                </wp:positionV>
                <wp:extent cx="4535170" cy="2841625"/>
                <wp:effectExtent l="0" t="0" r="0" b="3175"/>
                <wp:wrapTopAndBottom/>
                <wp:docPr id="1045605229" name="グループ化 12"/>
                <wp:cNvGraphicFramePr/>
                <a:graphic xmlns:a="http://schemas.openxmlformats.org/drawingml/2006/main">
                  <a:graphicData uri="http://schemas.microsoft.com/office/word/2010/wordprocessingGroup">
                    <wpg:wgp>
                      <wpg:cNvGrpSpPr/>
                      <wpg:grpSpPr>
                        <a:xfrm>
                          <a:off x="0" y="0"/>
                          <a:ext cx="4535170" cy="2841625"/>
                          <a:chOff x="0" y="0"/>
                          <a:chExt cx="5237800" cy="3591234"/>
                        </a:xfrm>
                      </wpg:grpSpPr>
                      <wpg:grpSp>
                        <wpg:cNvPr id="286861158" name="グループ化 1"/>
                        <wpg:cNvGrpSpPr/>
                        <wpg:grpSpPr>
                          <a:xfrm>
                            <a:off x="80683" y="0"/>
                            <a:ext cx="2775181" cy="1020686"/>
                            <a:chOff x="0" y="0"/>
                            <a:chExt cx="2964815" cy="1090295"/>
                          </a:xfrm>
                        </wpg:grpSpPr>
                        <pic:pic xmlns:pic="http://schemas.openxmlformats.org/drawingml/2006/picture">
                          <pic:nvPicPr>
                            <pic:cNvPr id="1099014725" name="図 2" descr="ロゴ&#10;&#10;中程度の精度で自動的に生成された説明"/>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4815" cy="838835"/>
                            </a:xfrm>
                            <a:prstGeom prst="rect">
                              <a:avLst/>
                            </a:prstGeom>
                          </pic:spPr>
                        </pic:pic>
                        <wps:wsp>
                          <wps:cNvPr id="752725837" name="テキスト ボックス 1"/>
                          <wps:cNvSpPr txBox="1"/>
                          <wps:spPr>
                            <a:xfrm>
                              <a:off x="0" y="891540"/>
                              <a:ext cx="2964815" cy="198755"/>
                            </a:xfrm>
                            <a:prstGeom prst="rect">
                              <a:avLst/>
                            </a:prstGeom>
                            <a:solidFill>
                              <a:prstClr val="white"/>
                            </a:solidFill>
                            <a:ln>
                              <a:noFill/>
                            </a:ln>
                          </wps:spPr>
                          <wps:txbx>
                            <w:txbxContent>
                              <w:p w14:paraId="4056C8AE" w14:textId="6E3D39F0" w:rsidR="00BE5D2D" w:rsidRPr="00C4228D" w:rsidRDefault="00BE5D2D" w:rsidP="00BE5D2D">
                                <w:pPr>
                                  <w:pStyle w:val="af0"/>
                                  <w:rPr>
                                    <w:noProof/>
                                    <w:sz w:val="22"/>
                                    <w:szCs w:val="22"/>
                                    <w:lang w:val="ja-JP"/>
                                  </w:rPr>
                                </w:pPr>
                                <w:r>
                                  <w:t xml:space="preserve">図 </w:t>
                                </w:r>
                                <w:r>
                                  <w:rPr>
                                    <w:rFonts w:hint="eastAsia"/>
                                  </w:rPr>
                                  <w:t>1</w:t>
                                </w:r>
                                <w:r w:rsidR="001B362C">
                                  <w:rPr>
                                    <w:rFonts w:hint="eastAsia"/>
                                  </w:rPr>
                                  <w:t xml:space="preserve">　</w:t>
                                </w:r>
                                <w:r w:rsidR="0056064B">
                                  <w:rPr>
                                    <w:rFonts w:hint="eastAsia"/>
                                  </w:rPr>
                                  <w:t>にじさんじ公式ロゴ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518563760" name="グループ化 4"/>
                        <wpg:cNvGrpSpPr/>
                        <wpg:grpSpPr>
                          <a:xfrm>
                            <a:off x="0" y="1246094"/>
                            <a:ext cx="3548476" cy="2345140"/>
                            <a:chOff x="0" y="0"/>
                            <a:chExt cx="3205480" cy="2064385"/>
                          </a:xfrm>
                        </wpg:grpSpPr>
                        <pic:pic xmlns:pic="http://schemas.openxmlformats.org/drawingml/2006/picture">
                          <pic:nvPicPr>
                            <pic:cNvPr id="949527537" name="図 3" descr="白いバックグラウンドの前に立っている選手たちと観客&#10;&#10;低い精度で自動的に生成された説明"/>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5480" cy="1802130"/>
                            </a:xfrm>
                            <a:prstGeom prst="rect">
                              <a:avLst/>
                            </a:prstGeom>
                          </pic:spPr>
                        </pic:pic>
                        <wps:wsp>
                          <wps:cNvPr id="1687401681" name="テキスト ボックス 1"/>
                          <wps:cNvSpPr txBox="1"/>
                          <wps:spPr>
                            <a:xfrm>
                              <a:off x="0" y="1862455"/>
                              <a:ext cx="3205480" cy="201930"/>
                            </a:xfrm>
                            <a:prstGeom prst="rect">
                              <a:avLst/>
                            </a:prstGeom>
                            <a:solidFill>
                              <a:prstClr val="white"/>
                            </a:solidFill>
                            <a:ln>
                              <a:noFill/>
                            </a:ln>
                          </wps:spPr>
                          <wps:txbx>
                            <w:txbxContent>
                              <w:p w14:paraId="09D90BAE" w14:textId="14A91149" w:rsidR="00BE5D2D" w:rsidRPr="005904F1" w:rsidRDefault="00BE5D2D" w:rsidP="00BE5D2D">
                                <w:pPr>
                                  <w:pStyle w:val="af0"/>
                                  <w:rPr>
                                    <w:noProof/>
                                    <w:sz w:val="22"/>
                                    <w:szCs w:val="22"/>
                                    <w:lang w:val="ja-JP"/>
                                  </w:rPr>
                                </w:pPr>
                                <w:r>
                                  <w:t xml:space="preserve">図 </w:t>
                                </w:r>
                                <w:r>
                                  <w:rPr>
                                    <w:rFonts w:hint="eastAsia"/>
                                  </w:rPr>
                                  <w:t>2</w:t>
                                </w:r>
                                <w:r w:rsidR="0056064B">
                                  <w:rPr>
                                    <w:rFonts w:hint="eastAsia"/>
                                  </w:rPr>
                                  <w:t xml:space="preserve">　にじさんじ所属ライバー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061803020" name="グループ化 1"/>
                        <wpg:cNvGrpSpPr/>
                        <wpg:grpSpPr>
                          <a:xfrm>
                            <a:off x="3845859" y="215152"/>
                            <a:ext cx="1391941" cy="3339102"/>
                            <a:chOff x="0" y="-1"/>
                            <a:chExt cx="1343025" cy="3221356"/>
                          </a:xfrm>
                        </wpg:grpSpPr>
                        <pic:pic xmlns:pic="http://schemas.openxmlformats.org/drawingml/2006/picture">
                          <pic:nvPicPr>
                            <pic:cNvPr id="1631356587" name="図 10" descr="女性のアニメキャラクター&#10;&#10;中程度の精度で自動的に生成された説明"/>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1" y="-1"/>
                              <a:ext cx="1245985" cy="2962909"/>
                            </a:xfrm>
                            <a:prstGeom prst="rect">
                              <a:avLst/>
                            </a:prstGeom>
                          </pic:spPr>
                        </pic:pic>
                        <wps:wsp>
                          <wps:cNvPr id="928542892" name="テキスト ボックス 1"/>
                          <wps:cNvSpPr txBox="1"/>
                          <wps:spPr>
                            <a:xfrm>
                              <a:off x="0" y="3019425"/>
                              <a:ext cx="1343025" cy="201930"/>
                            </a:xfrm>
                            <a:prstGeom prst="rect">
                              <a:avLst/>
                            </a:prstGeom>
                            <a:solidFill>
                              <a:prstClr val="white"/>
                            </a:solidFill>
                            <a:ln>
                              <a:noFill/>
                            </a:ln>
                          </wps:spPr>
                          <wps:txbx>
                            <w:txbxContent>
                              <w:p w14:paraId="65ED90D5" w14:textId="328466F5" w:rsidR="00BE5D2D" w:rsidRPr="00E63764" w:rsidRDefault="00BE5D2D" w:rsidP="00BE5D2D">
                                <w:pPr>
                                  <w:pStyle w:val="af0"/>
                                  <w:rPr>
                                    <w:noProof/>
                                    <w:sz w:val="22"/>
                                    <w:szCs w:val="22"/>
                                  </w:rPr>
                                </w:pPr>
                                <w:r>
                                  <w:t xml:space="preserve">図 </w:t>
                                </w:r>
                                <w:r>
                                  <w:rPr>
                                    <w:rFonts w:hint="eastAsia"/>
                                  </w:rPr>
                                  <w:t>3</w:t>
                                </w:r>
                                <w:r w:rsidR="0056064B">
                                  <w:rPr>
                                    <w:rFonts w:hint="eastAsia"/>
                                  </w:rPr>
                                  <w:t xml:space="preserve">　星川サラ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35D3F8CC" id="グループ化 12" o:spid="_x0000_s1026" style="position:absolute;margin-left:63.05pt;margin-top:19.5pt;width:357.1pt;height:223.75pt;z-index:251658240" coordsize="52378,359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">
                <v:group id="_x0000_s1027" style="position:absolute;left:806;width:27752;height:10206" coordsize="29648,109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 o:spid="_x0000_s1028" type="#_x0000_t75" alt="ロゴ&#10;&#10;中程度の精度で自動的に生成された説明" style="position:absolute;width:29648;height:83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">
                    <v:imagedata r:id="rId19" o:title="ロゴ&#10;&#10;中程度の精度で自動的に生成された説明"/>
                  </v:shape>
                  <v:shapetype id="_x0000_t202" coordsize="21600,21600" o:spt="202" path="m,l,21600r21600,l21600,xe">
                    <v:stroke joinstyle="miter"/>
                    <v:path gradientshapeok="t" o:connecttype="rect"/>
                  </v:shapetype>
                  <v:shape id="テキスト ボックス 1" o:spid="_x0000_s1029" type="#_x0000_t202" style="position:absolute;top:8915;width:29648;height:19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" stroked="f">
                    <v:textbox inset="0,0,0,0">
                      <w:txbxContent>
                        <w:p w14:paraId="4056C8AE" w14:textId="6E3D39F0" w:rsidR="00BE5D2D" w:rsidRPr="00C4228D" w:rsidRDefault="00BE5D2D" w:rsidP="00BE5D2D">
                          <w:pPr>
                            <w:pStyle w:val="af0"/>
                            <w:rPr>
                              <w:noProof/>
                              <w:sz w:val="22"/>
                              <w:szCs w:val="22"/>
                              <w:lang w:val="ja-JP"/>
                            </w:rPr>
                          </w:pPr>
                          <w:r>
                            <w:t xml:space="preserve">図 </w:t>
                          </w:r>
                          <w:r>
                            <w:rPr>
                              <w:rFonts w:hint="eastAsia"/>
                            </w:rPr>
                            <w:t>1</w:t>
                          </w:r>
                          <w:r w:rsidR="001B362C">
                            <w:rPr>
                              <w:rFonts w:hint="eastAsia"/>
                            </w:rPr>
                            <w:t xml:space="preserve">　</w:t>
                          </w:r>
                          <w:r w:rsidR="0056064B">
                            <w:rPr>
                              <w:rFonts w:hint="eastAsia"/>
                            </w:rPr>
                            <w:t>にじさんじ公式ロゴ</w:t>
                          </w:r>
                        </w:p>
                      </w:txbxContent>
                    </v:textbox>
                  </v:shape>
                </v:group>
                <v:group id="グループ化 4" o:spid="_x0000_s1030" style="position:absolute;top:12460;width:35484;height:23452" coordsize="32054,20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">
                  <v:shape id="図 3" o:spid="_x0000_s1031" type="#_x0000_t75" alt="白いバックグラウンドの前に立っている選手たちと観客&#10;&#10;低い精度で自動的に生成された説明" style="position:absolute;width:32054;height:180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">
                    <v:imagedata r:id="rId20" o:title="白いバックグラウンドの前に立っている選手たちと観客&#10;&#10;低い精度で自動的に生成された説明"/>
                  </v:shape>
                  <v:shape id="テキスト ボックス 1" o:spid="_x0000_s1032" type="#_x0000_t202" style="position:absolute;top:18624;width:32054;height:20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" stroked="f">
                    <v:textbox inset="0,0,0,0">
                      <w:txbxContent>
                        <w:p w14:paraId="09D90BAE" w14:textId="14A91149" w:rsidR="00BE5D2D" w:rsidRPr="005904F1" w:rsidRDefault="00BE5D2D" w:rsidP="00BE5D2D">
                          <w:pPr>
                            <w:pStyle w:val="af0"/>
                            <w:rPr>
                              <w:noProof/>
                              <w:sz w:val="22"/>
                              <w:szCs w:val="22"/>
                              <w:lang w:val="ja-JP"/>
                            </w:rPr>
                          </w:pPr>
                          <w:r>
                            <w:t xml:space="preserve">図 </w:t>
                          </w:r>
                          <w:r>
                            <w:rPr>
                              <w:rFonts w:hint="eastAsia"/>
                            </w:rPr>
                            <w:t>2</w:t>
                          </w:r>
                          <w:r w:rsidR="0056064B">
                            <w:rPr>
                              <w:rFonts w:hint="eastAsia"/>
                            </w:rPr>
                            <w:t xml:space="preserve">　にじさんじ所属ライバー</w:t>
                          </w:r>
                        </w:p>
                      </w:txbxContent>
                    </v:textbox>
                  </v:shape>
                </v:group>
                <v:group id="_x0000_s1033" style="position:absolute;left:38458;top:2151;width:13920;height:33391" coordorigin="" coordsize="13430,322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">
                  <v:shape id="図 10" o:spid="_x0000_s1034" type="#_x0000_t75" alt="女性のアニメキャラクター&#10;&#10;中程度の精度で自動的に生成された説明" style="position:absolute;width:12459;height:296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">
                    <v:imagedata r:id="rId21" o:title="女性のアニメキャラクター&#10;&#10;中程度の精度で自動的に生成された説明"/>
                  </v:shape>
                  <v:shape id="テキスト ボックス 1" o:spid="_x0000_s1035" type="#_x0000_t202" style="position:absolute;top:30194;width:13430;height:20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" stroked="f">
                    <v:textbox inset="0,0,0,0">
                      <w:txbxContent>
                        <w:p w14:paraId="65ED90D5" w14:textId="328466F5" w:rsidR="00BE5D2D" w:rsidRPr="00E63764" w:rsidRDefault="00BE5D2D" w:rsidP="00BE5D2D">
                          <w:pPr>
                            <w:pStyle w:val="af0"/>
                            <w:rPr>
                              <w:noProof/>
                              <w:sz w:val="22"/>
                              <w:szCs w:val="22"/>
                            </w:rPr>
                          </w:pPr>
                          <w:r>
                            <w:t xml:space="preserve">図 </w:t>
                          </w:r>
                          <w:r>
                            <w:rPr>
                              <w:rFonts w:hint="eastAsia"/>
                            </w:rPr>
                            <w:t>3</w:t>
                          </w:r>
                          <w:r w:rsidR="0056064B">
                            <w:rPr>
                              <w:rFonts w:hint="eastAsia"/>
                            </w:rPr>
                            <w:t xml:space="preserve">　星川サラ</w:t>
                          </w:r>
                        </w:p>
                      </w:txbxContent>
                    </v:textbox>
                  </v:shape>
                </v:group>
                <w10:wrap type="topAndBottom"/>
              </v:group>
            </w:pict>
          </mc:Fallback>
        </mc:AlternateContent>
      </w:r>
    </w:p>
    <w:p w14:paraId="5C70E740" w14:textId="1AB8A2E9" w:rsidR="008A6BD2" w:rsidRDefault="008A6BD2" w:rsidP="008A6BD2">
      <w:pPr>
        <w:pStyle w:val="2"/>
        <w:spacing w:after="200"/>
      </w:pPr>
      <w:r>
        <w:lastRenderedPageBreak/>
        <w:t>本論</w:t>
      </w:r>
    </w:p>
    <w:p w14:paraId="1556600A" w14:textId="2A58C3A8" w:rsidR="008A6BD2" w:rsidRPr="008A6BD2" w:rsidRDefault="008A6BD2" w:rsidP="008A6BD2">
      <w:pPr>
        <w:pStyle w:val="2"/>
        <w:spacing w:after="200"/>
      </w:pPr>
      <w:r w:rsidRPr="008A6BD2">
        <w:rPr>
          <w:rFonts w:hint="eastAsia"/>
        </w:rPr>
        <w:t>二次創作におけるキャラクター属性の表現手法</w:t>
      </w:r>
    </w:p>
    <w:p w14:paraId="727FC3D9" w14:textId="254D6AED" w:rsidR="00B12F2A" w:rsidRDefault="008C793D" w:rsidP="00B12F2A">
      <w:pPr>
        <w:jc w:val="both"/>
      </w:pPr>
      <w:r>
        <w:t xml:space="preserve">　</w:t>
      </w:r>
      <w:r w:rsidR="00B12F2A">
        <w:rPr>
          <w:rFonts w:hint="eastAsia"/>
        </w:rPr>
        <w:t>本研究では、</w:t>
      </w:r>
      <w:r w:rsidR="00B12F2A">
        <w:t>VTuberのキャラクター属性を空間デザインへ翻訳する方法を探るにあたり、まずキャラクター表現がどのようにファンの手によって広がってきたのかを確認する必要がある。VTuber文化を語る際、公式で提示される情報だけではなく、ファンが創作を通して築いてきた「二次的な表現の積み重ね」が大きな役割を果たしているからである。</w:t>
      </w:r>
    </w:p>
    <w:p w14:paraId="2A8955AB" w14:textId="39A9A53B" w:rsidR="00B12F2A" w:rsidRDefault="00B12F2A" w:rsidP="00B12F2A">
      <w:pPr>
        <w:jc w:val="both"/>
      </w:pPr>
      <w:r>
        <w:rPr>
          <w:rFonts w:hint="eastAsia"/>
        </w:rPr>
        <w:t xml:space="preserve">　特に、ファンアートやコスプレは、</w:t>
      </w:r>
      <w:r>
        <w:t>VTuberのキャラクター属性がどのように受け取られ、どのような形で再解釈されているかを示す代表的な例といえる。これらはキャラクターのビジュアルを模倣するだけではなく、配信内で見られる言動、声の印象、テンション感など画面上の情報を創作者が読み取り、別の媒体に翻訳する行為である。</w:t>
      </w:r>
    </w:p>
    <w:p w14:paraId="71A841EE" w14:textId="33D11083" w:rsidR="00B12F2A" w:rsidRDefault="00B12F2A" w:rsidP="00B12F2A">
      <w:pPr>
        <w:jc w:val="both"/>
      </w:pPr>
      <w:r>
        <w:rPr>
          <w:rFonts w:hint="eastAsia"/>
        </w:rPr>
        <w:t xml:space="preserve">　以下では、まずこの二つの表現方法を取り上げ、それぞれがどのようにキャラクターの特徴を抽出し、表現しているのかを整理する。これらの考察は、後に行う「空間デザインへの翻訳」の基盤となるキャラクター解釈の特徴や方向性を明らかにすることにも繋がる。</w:t>
      </w:r>
    </w:p>
    <w:p w14:paraId="44E5DFE9" w14:textId="138FDAFC" w:rsidR="002D6A49" w:rsidRDefault="00B12F2A" w:rsidP="002D6A49">
      <w:pPr>
        <w:jc w:val="both"/>
      </w:pPr>
      <w:r>
        <w:rPr>
          <w:rFonts w:hint="eastAsia"/>
        </w:rPr>
        <w:t xml:space="preserve">　まずファンアートでは、ビジュアルを描く</w:t>
      </w:r>
      <w:r w:rsidR="00A6234A">
        <w:rPr>
          <w:rFonts w:hint="eastAsia"/>
        </w:rPr>
        <w:t>という表面的な作業のほか</w:t>
      </w:r>
      <w:r>
        <w:rPr>
          <w:rFonts w:hint="eastAsia"/>
        </w:rPr>
        <w:t>に、声色や喋り方、テンション感といった非視覚的な要素の解釈が含まれている。配信中の些細な発言やテンションの変化が、仕草や表情、構図、吹き出しといった画面要素へと転換される。</w:t>
      </w:r>
    </w:p>
    <w:p w14:paraId="12CCCF16" w14:textId="59A3BB64" w:rsidR="00EE1902" w:rsidRDefault="00FF3DDF" w:rsidP="00430B14">
      <w:pPr>
        <w:ind w:firstLineChars="100" w:firstLine="220"/>
        <w:jc w:val="both"/>
      </w:pPr>
      <w:r>
        <w:rPr>
          <w:rFonts w:hint="eastAsia"/>
        </w:rPr>
        <w:t>図</w:t>
      </w:r>
      <w:r w:rsidR="00D867A0">
        <w:rPr>
          <w:rFonts w:hint="eastAsia"/>
        </w:rPr>
        <w:t>4</w:t>
      </w:r>
      <w:r w:rsidR="00B12F2A">
        <w:rPr>
          <w:rFonts w:hint="eastAsia"/>
        </w:rPr>
        <w:t>に示した例は、にじさんじ所属</w:t>
      </w:r>
      <w:r w:rsidR="00B12F2A">
        <w:t>VTuber『星川サラ』が配信中に見せた一場面を、ファンがセリフ入りでイラスト化したファンアートである。実際の配信では数秒で流れ去る感情の起伏が、静止画であるイラストにおいては「星川サラが誰かを好きになった時に見せる特有のリアクション」として強調され、彼</w:t>
      </w:r>
      <w:r w:rsidR="00B12F2A">
        <w:rPr>
          <w:rFonts w:hint="eastAsia"/>
        </w:rPr>
        <w:t>女のパーソナリティを示す象徴的な場面として再構築されている。</w:t>
      </w:r>
    </w:p>
    <w:p w14:paraId="64E2A1C5" w14:textId="7958C4CA" w:rsidR="00DC60AC" w:rsidRDefault="007259DA" w:rsidP="00B12F2A">
      <w:pPr>
        <w:jc w:val="both"/>
      </w:pPr>
      <w:r>
        <w:rPr>
          <w:rFonts w:hint="eastAsia"/>
          <w:noProof/>
          <w:lang w:val="ja-JP"/>
        </w:rPr>
        <mc:AlternateContent>
          <mc:Choice Requires="wpg">
            <w:drawing>
              <wp:anchor distT="0" distB="0" distL="114300" distR="114300" simplePos="0" relativeHeight="251658241" behindDoc="0" locked="0" layoutInCell="1" allowOverlap="1" wp14:anchorId="6F6BCFFA" wp14:editId="48233043">
                <wp:simplePos x="0" y="0"/>
                <wp:positionH relativeFrom="column">
                  <wp:posOffset>203835</wp:posOffset>
                </wp:positionH>
                <wp:positionV relativeFrom="paragraph">
                  <wp:posOffset>248920</wp:posOffset>
                </wp:positionV>
                <wp:extent cx="5762625" cy="3719830"/>
                <wp:effectExtent l="0" t="0" r="3175" b="1270"/>
                <wp:wrapTopAndBottom/>
                <wp:docPr id="1046735012" name="グループ化 1"/>
                <wp:cNvGraphicFramePr/>
                <a:graphic xmlns:a="http://schemas.openxmlformats.org/drawingml/2006/main">
                  <a:graphicData uri="http://schemas.microsoft.com/office/word/2010/wordprocessingGroup">
                    <wpg:wgp>
                      <wpg:cNvGrpSpPr/>
                      <wpg:grpSpPr>
                        <a:xfrm>
                          <a:off x="0" y="0"/>
                          <a:ext cx="5762625" cy="3719830"/>
                          <a:chOff x="0" y="0"/>
                          <a:chExt cx="5763791" cy="3720353"/>
                        </a:xfrm>
                      </wpg:grpSpPr>
                      <wpg:grpSp>
                        <wpg:cNvPr id="1985682943" name="グループ化 2"/>
                        <wpg:cNvGrpSpPr/>
                        <wpg:grpSpPr>
                          <a:xfrm>
                            <a:off x="0" y="0"/>
                            <a:ext cx="2797535" cy="3720353"/>
                            <a:chOff x="0" y="0"/>
                            <a:chExt cx="2797535" cy="3720866"/>
                          </a:xfrm>
                        </wpg:grpSpPr>
                        <pic:pic xmlns:pic="http://schemas.openxmlformats.org/drawingml/2006/picture">
                          <pic:nvPicPr>
                            <pic:cNvPr id="1171459825" name="図 1" descr="男性の絵&#10;&#10;低い精度で自動的に生成された説明"/>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47900" cy="3281680"/>
                            </a:xfrm>
                            <a:prstGeom prst="rect">
                              <a:avLst/>
                            </a:prstGeom>
                          </pic:spPr>
                        </pic:pic>
                        <wps:wsp>
                          <wps:cNvPr id="1803850778" name="テキスト ボックス 1"/>
                          <wps:cNvSpPr txBox="1"/>
                          <wps:spPr>
                            <a:xfrm>
                              <a:off x="63465" y="3287213"/>
                              <a:ext cx="2734070" cy="433653"/>
                            </a:xfrm>
                            <a:prstGeom prst="rect">
                              <a:avLst/>
                            </a:prstGeom>
                            <a:solidFill>
                              <a:prstClr val="white"/>
                            </a:solidFill>
                            <a:ln>
                              <a:noFill/>
                            </a:ln>
                          </wps:spPr>
                          <wps:txbx>
                            <w:txbxContent>
                              <w:p w14:paraId="3506114B" w14:textId="77777777" w:rsidR="003C4844" w:rsidRDefault="009838C4" w:rsidP="00C30488">
                                <w:pPr>
                                  <w:pStyle w:val="af0"/>
                                </w:pPr>
                                <w:r>
                                  <w:t xml:space="preserve">図 </w:t>
                                </w:r>
                                <w:r>
                                  <w:rPr>
                                    <w:rFonts w:hint="eastAsia"/>
                                  </w:rPr>
                                  <w:t>4</w:t>
                                </w:r>
                                <w:r w:rsidR="00933A0F">
                                  <w:rPr>
                                    <w:rFonts w:hint="eastAsia"/>
                                  </w:rPr>
                                  <w:t xml:space="preserve">　</w:t>
                                </w:r>
                                <w:r w:rsidR="003C4844">
                                  <w:rPr>
                                    <w:rFonts w:hint="eastAsia"/>
                                  </w:rPr>
                                  <w:t>セリフ入りファンアート</w:t>
                                </w:r>
                              </w:p>
                              <w:p w14:paraId="6489B40C" w14:textId="0B04B01A" w:rsidR="009838C4" w:rsidRPr="007A3DBC" w:rsidRDefault="003C4844" w:rsidP="007C08E7">
                                <w:pPr>
                                  <w:pStyle w:val="af0"/>
                                  <w:ind w:firstLineChars="200" w:firstLine="422"/>
                                  <w:rPr>
                                    <w:noProof/>
                                    <w:sz w:val="22"/>
                                    <w:szCs w:val="22"/>
                                    <w:lang w:val="ja-JP"/>
                                  </w:rPr>
                                </w:pPr>
                                <w:r>
                                  <w:rPr>
                                    <w:rFonts w:hint="eastAsia"/>
                                  </w:rPr>
                                  <w:t>「好きな人と通話で</w:t>
                                </w:r>
                                <w:r w:rsidR="00620021">
                                  <w:rPr>
                                    <w:rFonts w:hint="eastAsia"/>
                                  </w:rPr>
                                  <w:t>き</w:t>
                                </w:r>
                                <w:r>
                                  <w:rPr>
                                    <w:rFonts w:hint="eastAsia"/>
                                  </w:rPr>
                                  <w:t>喜ぶ星川サラ」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325716001" name="グループ化 3"/>
                        <wpg:cNvGrpSpPr/>
                        <wpg:grpSpPr>
                          <a:xfrm>
                            <a:off x="2734527" y="1202326"/>
                            <a:ext cx="3029264" cy="2477123"/>
                            <a:chOff x="485444" y="9632"/>
                            <a:chExt cx="3029264" cy="2477562"/>
                          </a:xfrm>
                        </wpg:grpSpPr>
                        <pic:pic xmlns:pic="http://schemas.openxmlformats.org/drawingml/2006/picture">
                          <pic:nvPicPr>
                            <pic:cNvPr id="1587269309" name="図 2" descr="人形, おもちゃ, テーブル, 写真 が含まれている画像&#10;&#10;自動的に生成された説明"/>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485758" y="9632"/>
                              <a:ext cx="3028950" cy="1968500"/>
                            </a:xfrm>
                            <a:prstGeom prst="rect">
                              <a:avLst/>
                            </a:prstGeom>
                          </pic:spPr>
                        </pic:pic>
                        <wps:wsp>
                          <wps:cNvPr id="703130334" name="テキスト ボックス 1"/>
                          <wps:cNvSpPr txBox="1"/>
                          <wps:spPr>
                            <a:xfrm>
                              <a:off x="485444" y="2086381"/>
                              <a:ext cx="3029264" cy="400813"/>
                            </a:xfrm>
                            <a:prstGeom prst="rect">
                              <a:avLst/>
                            </a:prstGeom>
                            <a:solidFill>
                              <a:prstClr val="white"/>
                            </a:solidFill>
                            <a:ln>
                              <a:noFill/>
                            </a:ln>
                          </wps:spPr>
                          <wps:txbx>
                            <w:txbxContent>
                              <w:p w14:paraId="2BE401D4" w14:textId="77777777" w:rsidR="00E61DB9" w:rsidRDefault="009838C4" w:rsidP="00E61DB9">
                                <w:pPr>
                                  <w:pStyle w:val="af0"/>
                                </w:pPr>
                                <w:r>
                                  <w:t xml:space="preserve">図 </w:t>
                                </w:r>
                                <w:r>
                                  <w:rPr>
                                    <w:rFonts w:hint="eastAsia"/>
                                  </w:rPr>
                                  <w:t>5</w:t>
                                </w:r>
                                <w:r w:rsidR="003C4844">
                                  <w:rPr>
                                    <w:rFonts w:hint="eastAsia"/>
                                  </w:rPr>
                                  <w:t xml:space="preserve">　</w:t>
                                </w:r>
                                <w:r w:rsidR="00E61DB9">
                                  <w:rPr>
                                    <w:rFonts w:hint="eastAsia"/>
                                  </w:rPr>
                                  <w:t>ファンアート</w:t>
                                </w:r>
                              </w:p>
                              <w:p w14:paraId="25BA86F7" w14:textId="213FC345" w:rsidR="009838C4" w:rsidRPr="00C6303F" w:rsidRDefault="00F7504D" w:rsidP="007C08E7">
                                <w:pPr>
                                  <w:pStyle w:val="af0"/>
                                  <w:ind w:firstLineChars="200" w:firstLine="422"/>
                                </w:pPr>
                                <w:r>
                                  <w:rPr>
                                    <w:rFonts w:hint="eastAsia"/>
                                  </w:rPr>
                                  <w:t>「もし</w:t>
                                </w:r>
                                <w:r w:rsidR="00A2747D">
                                  <w:rPr>
                                    <w:rFonts w:hint="eastAsia"/>
                                  </w:rPr>
                                  <w:t>にじフェスの準備をしていたら」</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14:sizeRelH relativeFrom="margin">
                  <wp14:pctWidth>0</wp14:pctWidth>
                </wp14:sizeRelH>
                <wp14:sizeRelV relativeFrom="margin">
                  <wp14:pctHeight>0</wp14:pctHeight>
                </wp14:sizeRelV>
              </wp:anchor>
            </w:drawing>
          </mc:Choice>
          <mc:Fallback>
            <w:pict>
              <v:group w14:anchorId="6F6BCFFA" id="グループ化 1" o:spid="_x0000_s1036" style="position:absolute;left:0;text-align:left;margin-left:16.05pt;margin-top:19.6pt;width:453.75pt;height:292.9pt;z-index:251658241;mso-width-relative:margin;mso-height-relative:margin" coordsize="57637,3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">
                <v:group id="グループ化 2" o:spid="_x0000_s1037" style="position:absolute;width:27975;height:37203" coordsize="27975,3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">
                  <v:shape id="図 1" o:spid="_x0000_s1038" type="#_x0000_t75" alt="男性の絵&#10;&#10;低い精度で自動的に生成された説明" style="position:absolute;width:22479;height:3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">
                    <v:imagedata r:id="rId24" o:title="男性の絵&#10;&#10;低い精度で自動的に生成された説明"/>
                  </v:shape>
                  <v:shape id="テキスト ボックス 1" o:spid="_x0000_s1039" type="#_x0000_t202" style="position:absolute;left:634;top:32872;width:27341;height:4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" stroked="f">
                    <v:textbox inset="0,0,0,0">
                      <w:txbxContent>
                        <w:p w14:paraId="3506114B" w14:textId="77777777" w:rsidR="003C4844" w:rsidRDefault="009838C4" w:rsidP="00C30488">
                          <w:pPr>
                            <w:pStyle w:val="Caption"/>
                          </w:pPr>
                          <w:r>
                            <w:t>図</w:t>
                          </w:r>
                          <w:r>
                            <w:t xml:space="preserve"> </w:t>
                          </w:r>
                          <w:r>
                            <w:rPr>
                              <w:rFonts w:hint="eastAsia"/>
                            </w:rPr>
                            <w:t>4</w:t>
                          </w:r>
                          <w:r w:rsidR="00933A0F">
                            <w:rPr>
                              <w:rFonts w:hint="eastAsia"/>
                            </w:rPr>
                            <w:t xml:space="preserve">　</w:t>
                          </w:r>
                          <w:r w:rsidR="003C4844">
                            <w:rPr>
                              <w:rFonts w:hint="eastAsia"/>
                            </w:rPr>
                            <w:t>セリフ入りファンアート</w:t>
                          </w:r>
                        </w:p>
                        <w:p w14:paraId="6489B40C" w14:textId="0B04B01A" w:rsidR="009838C4" w:rsidRPr="007A3DBC" w:rsidRDefault="003C4844" w:rsidP="007C08E7">
                          <w:pPr>
                            <w:pStyle w:val="Caption"/>
                            <w:ind w:firstLineChars="200" w:firstLine="422"/>
                            <w:rPr>
                              <w:noProof/>
                              <w:sz w:val="22"/>
                              <w:szCs w:val="22"/>
                              <w:lang w:val="ja-JP"/>
                            </w:rPr>
                          </w:pPr>
                          <w:r>
                            <w:rPr>
                              <w:rFonts w:hint="eastAsia"/>
                            </w:rPr>
                            <w:t>「好きな人と通話で</w:t>
                          </w:r>
                          <w:r w:rsidR="00620021">
                            <w:rPr>
                              <w:rFonts w:hint="eastAsia"/>
                            </w:rPr>
                            <w:t>き</w:t>
                          </w:r>
                          <w:r>
                            <w:rPr>
                              <w:rFonts w:hint="eastAsia"/>
                            </w:rPr>
                            <w:t>喜ぶ星川サラ」</w:t>
                          </w:r>
                        </w:p>
                      </w:txbxContent>
                    </v:textbox>
                  </v:shape>
                </v:group>
                <v:group id="グループ化 3" o:spid="_x0000_s1040" style="position:absolute;left:27345;top:12023;width:30292;height:24771" coordorigin="4854,96" coordsize="30292,2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">
                  <v:shape id="図 2" o:spid="_x0000_s1041" type="#_x0000_t75" alt="人形, おもちゃ, テーブル, 写真 が含まれている画像&#10;&#10;自動的に生成された説明" style="position:absolute;left:4857;top:96;width:30290;height:19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">
                    <v:imagedata r:id="rId25" o:title="人形, おもちゃ, テーブル, 写真 が含まれている画像&#10;&#10;自動的に生成された説明"/>
                  </v:shape>
                  <v:shape id="テキスト ボックス 1" o:spid="_x0000_s1042" type="#_x0000_t202" style="position:absolute;left:4854;top:20863;width:30293;height:4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" stroked="f">
                    <v:textbox style="mso-fit-shape-to-text:t" inset="0,0,0,0">
                      <w:txbxContent>
                        <w:p w14:paraId="2BE401D4" w14:textId="77777777" w:rsidR="00E61DB9" w:rsidRDefault="009838C4" w:rsidP="00E61DB9">
                          <w:pPr>
                            <w:pStyle w:val="Caption"/>
                          </w:pPr>
                          <w:r>
                            <w:t>図</w:t>
                          </w:r>
                          <w:r>
                            <w:t xml:space="preserve"> </w:t>
                          </w:r>
                          <w:r>
                            <w:rPr>
                              <w:rFonts w:hint="eastAsia"/>
                            </w:rPr>
                            <w:t>5</w:t>
                          </w:r>
                          <w:r w:rsidR="003C4844">
                            <w:rPr>
                              <w:rFonts w:hint="eastAsia"/>
                            </w:rPr>
                            <w:t xml:space="preserve">　</w:t>
                          </w:r>
                          <w:r w:rsidR="00E61DB9">
                            <w:rPr>
                              <w:rFonts w:hint="eastAsia"/>
                            </w:rPr>
                            <w:t>ファンアート</w:t>
                          </w:r>
                        </w:p>
                        <w:p w14:paraId="25BA86F7" w14:textId="213FC345" w:rsidR="009838C4" w:rsidRPr="00C6303F" w:rsidRDefault="00F7504D" w:rsidP="007C08E7">
                          <w:pPr>
                            <w:pStyle w:val="Caption"/>
                            <w:ind w:firstLineChars="200" w:firstLine="422"/>
                          </w:pPr>
                          <w:r>
                            <w:rPr>
                              <w:rFonts w:hint="eastAsia"/>
                            </w:rPr>
                            <w:t>「もし</w:t>
                          </w:r>
                          <w:r w:rsidR="00A2747D">
                            <w:rPr>
                              <w:rFonts w:hint="eastAsia"/>
                            </w:rPr>
                            <w:t>にじフェスの準備をしていたら」</w:t>
                          </w:r>
                        </w:p>
                      </w:txbxContent>
                    </v:textbox>
                  </v:shape>
                </v:group>
                <w10:wrap type="topAndBottom"/>
              </v:group>
            </w:pict>
          </mc:Fallback>
        </mc:AlternateContent>
      </w:r>
    </w:p>
    <w:p w14:paraId="4A6C1DC7" w14:textId="77235698" w:rsidR="00FF3DDF" w:rsidRDefault="00FF3DDF">
      <w:pPr>
        <w:jc w:val="both"/>
      </w:pPr>
    </w:p>
    <w:p w14:paraId="5B6ED608" w14:textId="77777777" w:rsidR="00F56386" w:rsidRDefault="00F56386">
      <w:pPr>
        <w:jc w:val="both"/>
      </w:pPr>
    </w:p>
    <w:p w14:paraId="29D76E8B" w14:textId="3190F3B7" w:rsidR="00B12F2A" w:rsidRDefault="00B12F2A" w:rsidP="00430B14">
      <w:pPr>
        <w:ind w:firstLineChars="100" w:firstLine="220"/>
        <w:jc w:val="both"/>
      </w:pPr>
      <w:r>
        <w:rPr>
          <w:rFonts w:hint="eastAsia"/>
        </w:rPr>
        <w:lastRenderedPageBreak/>
        <w:t>一方でコスプレもまた、キャラクターが持つ印象を身体性を通して表現する手法である。衣装の再現性にとどまらず、写真撮影時の表情、目線、ポージングなどキャラクターとして振る舞うことが求められる。故に、これも推しのパーソナリティを深く理解していなければ成立しない表現形式である。近年では、</w:t>
      </w:r>
      <w:r>
        <w:t>TikTokを中心にコスプレ動画が増加しており、動きや表情変化、声の合わせ方などを通して、「二次元のキャラクターが三次元化したかのような表現」が可能になっている。</w:t>
      </w:r>
    </w:p>
    <w:p w14:paraId="0200450B" w14:textId="7BD0A6C5" w:rsidR="008670FB" w:rsidRDefault="00B12F2A" w:rsidP="00B12F2A">
      <w:pPr>
        <w:jc w:val="both"/>
      </w:pPr>
      <w:r>
        <w:rPr>
          <w:rFonts w:hint="eastAsia"/>
        </w:rPr>
        <w:t xml:space="preserve">　このようにファンアートとコスプレの双方に共通するのは、配信という限られた情報源からキャラクター属性を読み取り、それぞれの手法で再構築している点である。つまり、キャラクターを別媒体に翻訳するプロセスは、すでにファンコミュニティの中で自然に行われている創作行為といえる。次節では、こうした二次創作の特徴を踏まえつつ、キャラクター属性を</w:t>
      </w:r>
      <w:r>
        <w:t>3DCGの空間へ置き換える際のキャラクター分析やモデリングにおける検討内容について述べていく。</w:t>
      </w:r>
    </w:p>
    <w:p w14:paraId="0000001D" w14:textId="597DF3A8" w:rsidR="003C557F" w:rsidRDefault="00EE2BEB">
      <w:pPr>
        <w:pStyle w:val="2"/>
        <w:spacing w:after="200"/>
      </w:pPr>
      <w:r w:rsidRPr="00EE2BEB">
        <w:rPr>
          <w:rFonts w:hint="eastAsia"/>
        </w:rPr>
        <w:t>試行錯誤の比較と制作プロセスの進化</w:t>
      </w:r>
    </w:p>
    <w:p w14:paraId="6519E411" w14:textId="06900417" w:rsidR="0007425C" w:rsidRDefault="008C793D" w:rsidP="0007425C">
      <w:pPr>
        <w:jc w:val="both"/>
      </w:pPr>
      <w:r>
        <w:t xml:space="preserve">　</w:t>
      </w:r>
      <w:r w:rsidR="0007425C">
        <w:rPr>
          <w:rFonts w:hint="eastAsia"/>
        </w:rPr>
        <w:t>本節では、キャラクター属性を空間デザインへ翻訳するにあたり、本研究で実施した</w:t>
      </w:r>
      <w:r w:rsidR="0007425C">
        <w:t>2回のモデリング制作を比較し、その過程でどのような</w:t>
      </w:r>
      <w:r w:rsidR="00035BBD">
        <w:rPr>
          <w:rFonts w:hint="eastAsia"/>
        </w:rPr>
        <w:t>課題が見つかり</w:t>
      </w:r>
      <w:r w:rsidR="0007425C">
        <w:t>、どのように</w:t>
      </w:r>
      <w:r w:rsidR="00035BBD">
        <w:rPr>
          <w:rFonts w:hint="eastAsia"/>
        </w:rPr>
        <w:t>制作方法を改善</w:t>
      </w:r>
      <w:r w:rsidR="00181CAE">
        <w:rPr>
          <w:rFonts w:hint="eastAsia"/>
        </w:rPr>
        <w:t>・発展させていったか</w:t>
      </w:r>
      <w:r w:rsidR="0007425C">
        <w:t>を述べる。初回の試作段階で浮かび上がった課題と、それを踏まえた2回目の制作方針の転換は、最終的な空間表現の質に大きく影響した。</w:t>
      </w:r>
    </w:p>
    <w:p w14:paraId="601B275C" w14:textId="5DF99290" w:rsidR="00AA0FC9" w:rsidRDefault="0007425C" w:rsidP="0007425C">
      <w:pPr>
        <w:jc w:val="both"/>
      </w:pPr>
      <w:r>
        <w:rPr>
          <w:rFonts w:hint="eastAsia"/>
        </w:rPr>
        <w:t xml:space="preserve">　まず</w:t>
      </w:r>
      <w:r>
        <w:t>1回目のモデリングでは、イラストに描かれた要素をそのまま空間に置き換えるという、</w:t>
      </w:r>
    </w:p>
    <w:p w14:paraId="2D4F42A2" w14:textId="2CAA28FE" w:rsidR="0007425C" w:rsidRDefault="00875604" w:rsidP="0007425C">
      <w:pPr>
        <w:jc w:val="both"/>
      </w:pPr>
      <w:r>
        <w:rPr>
          <w:rFonts w:hint="eastAsia"/>
        </w:rPr>
        <w:t>見た目の情報に強く偏った直接的な</w:t>
      </w:r>
      <w:r w:rsidR="0007425C">
        <w:rPr>
          <w:rFonts w:hint="eastAsia"/>
        </w:rPr>
        <w:t>手</w:t>
      </w:r>
      <w:r w:rsidR="0007425C">
        <w:t>法を用いた。しかしこの方法では、完成した部屋が「対象者の生活空間」というよりも「対象者そのものを象徴する空間」に留まり、星川サラのパーソナリティを三次元的に翻訳するには不十分であった。イラストの構図や色彩を家具や小物へ</w:t>
      </w:r>
      <w:r w:rsidR="00246E46">
        <w:rPr>
          <w:rFonts w:hint="eastAsia"/>
        </w:rPr>
        <w:t>そのまま表面的</w:t>
      </w:r>
      <w:r w:rsidR="0007425C">
        <w:t>に変換した結果、空間全体が静止画の延長としてとどまり、生活感や趣味嗜好、性格的ニュアンスが十分に伝わらなかったためである。</w:t>
      </w:r>
    </w:p>
    <w:p w14:paraId="54BC0E40" w14:textId="6F26A166" w:rsidR="0007425C" w:rsidRDefault="0007425C" w:rsidP="0007425C">
      <w:pPr>
        <w:jc w:val="both"/>
      </w:pPr>
      <w:r>
        <w:rPr>
          <w:rFonts w:hint="eastAsia"/>
        </w:rPr>
        <w:t xml:space="preserve">　この反省をもとに、</w:t>
      </w:r>
      <w:r>
        <w:t>2回目のモデリングでは</w:t>
      </w:r>
      <w:r w:rsidR="000177C7">
        <w:rPr>
          <w:rFonts w:hint="eastAsia"/>
        </w:rPr>
        <w:t>制作過程</w:t>
      </w:r>
      <w:r>
        <w:t>を根本から見直し、ペルソナ型の分析手法を導入した</w:t>
      </w:r>
      <w:r w:rsidR="009A26A0">
        <w:rPr>
          <w:rFonts w:hint="eastAsia"/>
        </w:rPr>
        <w:t>（図</w:t>
      </w:r>
      <w:r w:rsidR="00D867A0">
        <w:rPr>
          <w:rFonts w:hint="eastAsia"/>
        </w:rPr>
        <w:t>６</w:t>
      </w:r>
      <w:r w:rsidR="009A26A0">
        <w:rPr>
          <w:rFonts w:hint="eastAsia"/>
        </w:rPr>
        <w:t>）</w:t>
      </w:r>
      <w:r w:rsidR="005345C0">
        <w:rPr>
          <w:rFonts w:hint="eastAsia"/>
        </w:rPr>
        <w:t>。</w:t>
      </w:r>
      <w:r>
        <w:rPr>
          <w:rFonts w:hint="eastAsia"/>
        </w:rPr>
        <w:t>星</w:t>
      </w:r>
      <w:r>
        <w:t>川サラに関する100項目の質問を通して、生活習慣や性格傾向、趣味、価値観を整理し、「どのような人物が、どのようにその空間で過ごすのか」を具体的に想像できる基盤を整えた。この段階で、</w:t>
      </w:r>
      <w:r w:rsidR="005F1567" w:rsidRPr="005F1567">
        <w:rPr>
          <w:rFonts w:hint="eastAsia"/>
        </w:rPr>
        <w:t>部屋づくりは単に形を作る作業ではなく、キャラクターの性格や特徴をどう理解するかに基づいて進めるデザインの作業であることが</w:t>
      </w:r>
      <w:r>
        <w:t>明確となった。</w:t>
      </w:r>
    </w:p>
    <w:p w14:paraId="4D7B9F71" w14:textId="5CCC95EE" w:rsidR="0007425C" w:rsidRDefault="0007425C" w:rsidP="0007425C">
      <w:pPr>
        <w:jc w:val="both"/>
      </w:pPr>
      <w:r>
        <w:rPr>
          <w:rFonts w:hint="eastAsia"/>
        </w:rPr>
        <w:t xml:space="preserve">　具体的には、配信者という側面から</w:t>
      </w:r>
      <w:r>
        <w:t>PCやキーボードなど複数のデバイスを配置し、大雑把で多少だらしない性格を反映して物をあえて雑多に置くなど、生活感とリアリティを同時に演出した。また、JKインフルエンサーとしての大量のコスメ、歌やギター演奏の趣味を示すCDや楽器、アンプなどを適所に配置することで、空間全体がキャラクターの多面的な活動と地続きになるよう構成した。</w:t>
      </w:r>
    </w:p>
    <w:p w14:paraId="1F61306B" w14:textId="39243869" w:rsidR="00C04D3F" w:rsidRDefault="0007425C" w:rsidP="00F56199">
      <w:pPr>
        <w:jc w:val="both"/>
      </w:pPr>
      <w:r>
        <w:rPr>
          <w:rFonts w:hint="eastAsia"/>
        </w:rPr>
        <w:t xml:space="preserve">　さらに、実在のデバイスを精密に再現するのではなく、研究者自身による「星川サラらしい部屋」を設計する方針へと切り替えたことで、数年前と現在の情報を矛盾なく融合できた。この柔軟な再構成は、空間デザインにおける「創作と解釈のバランス」をとる上でも重要な要素となった。</w:t>
      </w:r>
    </w:p>
    <w:p w14:paraId="4FC2924A" w14:textId="42437D44" w:rsidR="00752947" w:rsidRDefault="00C30488" w:rsidP="0007425C">
      <w:pPr>
        <w:jc w:val="both"/>
      </w:pPr>
      <w:r>
        <w:rPr>
          <w:noProof/>
        </w:rPr>
        <w:lastRenderedPageBreak/>
        <mc:AlternateContent>
          <mc:Choice Requires="wpg">
            <w:drawing>
              <wp:anchor distT="0" distB="0" distL="114300" distR="114300" simplePos="0" relativeHeight="251658242" behindDoc="0" locked="0" layoutInCell="1" allowOverlap="1" wp14:anchorId="322977E4" wp14:editId="08FF5202">
                <wp:simplePos x="0" y="0"/>
                <wp:positionH relativeFrom="column">
                  <wp:posOffset>-5715</wp:posOffset>
                </wp:positionH>
                <wp:positionV relativeFrom="paragraph">
                  <wp:posOffset>201923</wp:posOffset>
                </wp:positionV>
                <wp:extent cx="6147692" cy="6599141"/>
                <wp:effectExtent l="0" t="0" r="0" b="5080"/>
                <wp:wrapSquare wrapText="bothSides"/>
                <wp:docPr id="1919542433" name="グループ化 10"/>
                <wp:cNvGraphicFramePr/>
                <a:graphic xmlns:a="http://schemas.openxmlformats.org/drawingml/2006/main">
                  <a:graphicData uri="http://schemas.microsoft.com/office/word/2010/wordprocessingGroup">
                    <wpg:wgp>
                      <wpg:cNvGrpSpPr/>
                      <wpg:grpSpPr>
                        <a:xfrm>
                          <a:off x="0" y="0"/>
                          <a:ext cx="6147692" cy="6599141"/>
                          <a:chOff x="0" y="-121564"/>
                          <a:chExt cx="6147692" cy="6599141"/>
                        </a:xfrm>
                      </wpg:grpSpPr>
                      <wpg:grpSp>
                        <wpg:cNvPr id="14785226" name="グループ化 9"/>
                        <wpg:cNvGrpSpPr/>
                        <wpg:grpSpPr>
                          <a:xfrm>
                            <a:off x="0" y="0"/>
                            <a:ext cx="5984875" cy="6477577"/>
                            <a:chOff x="0" y="0"/>
                            <a:chExt cx="5984875" cy="6477577"/>
                          </a:xfrm>
                        </wpg:grpSpPr>
                        <wpg:grpSp>
                          <wpg:cNvPr id="975915598" name="グループ化 7"/>
                          <wpg:cNvGrpSpPr/>
                          <wpg:grpSpPr>
                            <a:xfrm>
                              <a:off x="0" y="0"/>
                              <a:ext cx="5984875" cy="4331335"/>
                              <a:chOff x="0" y="0"/>
                              <a:chExt cx="4816591" cy="3740150"/>
                            </a:xfrm>
                          </wpg:grpSpPr>
                          <pic:pic xmlns:pic="http://schemas.openxmlformats.org/drawingml/2006/picture">
                            <pic:nvPicPr>
                              <pic:cNvPr id="1083497313" name="図 4" descr="テーブル&#10;&#10;自動的に生成された説明"/>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36946"/>
                                <a:ext cx="2619375" cy="3702050"/>
                              </a:xfrm>
                              <a:prstGeom prst="rect">
                                <a:avLst/>
                              </a:prstGeom>
                            </pic:spPr>
                          </pic:pic>
                          <pic:pic xmlns:pic="http://schemas.openxmlformats.org/drawingml/2006/picture">
                            <pic:nvPicPr>
                              <pic:cNvPr id="1682964058" name="図 6" descr="テーブル&#10;&#10;自動的に生成された説明"/>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2170546" y="0"/>
                                <a:ext cx="2646045" cy="3740150"/>
                              </a:xfrm>
                              <a:prstGeom prst="rect">
                                <a:avLst/>
                              </a:prstGeom>
                            </pic:spPr>
                          </pic:pic>
                        </wpg:grpSp>
                        <pic:pic xmlns:pic="http://schemas.openxmlformats.org/drawingml/2006/picture">
                          <pic:nvPicPr>
                            <pic:cNvPr id="1458725595" name="図 8" descr="テーブル&#10;&#10;自動的に生成された説明"/>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2697019" y="4147127"/>
                              <a:ext cx="3254375" cy="2330450"/>
                            </a:xfrm>
                            <a:prstGeom prst="rect">
                              <a:avLst/>
                            </a:prstGeom>
                          </pic:spPr>
                        </pic:pic>
                      </wpg:grpSp>
                      <wps:wsp>
                        <wps:cNvPr id="1749705003" name="テキスト ボックス 1"/>
                        <wps:cNvSpPr txBox="1"/>
                        <wps:spPr>
                          <a:xfrm>
                            <a:off x="162817" y="-121564"/>
                            <a:ext cx="5984875" cy="208280"/>
                          </a:xfrm>
                          <a:prstGeom prst="rect">
                            <a:avLst/>
                          </a:prstGeom>
                          <a:solidFill>
                            <a:prstClr val="white"/>
                          </a:solidFill>
                          <a:ln>
                            <a:noFill/>
                          </a:ln>
                        </wps:spPr>
                        <wps:txbx>
                          <w:txbxContent>
                            <w:p w14:paraId="1DAC49F3" w14:textId="142671E2" w:rsidR="00582C5D" w:rsidRPr="00582C5D" w:rsidRDefault="00713039" w:rsidP="00582C5D">
                              <w:pPr>
                                <w:pStyle w:val="af0"/>
                                <w:rPr>
                                  <w:noProof/>
                                  <w:sz w:val="22"/>
                                  <w:szCs w:val="22"/>
                                </w:rPr>
                              </w:pPr>
                              <w:r>
                                <w:t xml:space="preserve">図 </w:t>
                              </w:r>
                              <w:r w:rsidR="00D867A0">
                                <w:rPr>
                                  <w:rFonts w:hint="eastAsia"/>
                                </w:rPr>
                                <w:t>6</w:t>
                              </w:r>
                              <w:r w:rsidR="00582C5D">
                                <w:rPr>
                                  <w:rFonts w:hint="eastAsia"/>
                                  <w:noProof/>
                                  <w:sz w:val="22"/>
                                  <w:szCs w:val="22"/>
                                </w:rPr>
                                <w:t xml:space="preserve">　星川サラに関する１００</w:t>
                              </w:r>
                              <w:r w:rsidR="00FD15A7">
                                <w:rPr>
                                  <w:rFonts w:hint="eastAsia"/>
                                  <w:noProof/>
                                  <w:sz w:val="22"/>
                                  <w:szCs w:val="22"/>
                                </w:rPr>
                                <w:t>項目の</w:t>
                              </w:r>
                              <w:r w:rsidR="00582C5D">
                                <w:rPr>
                                  <w:rFonts w:hint="eastAsia"/>
                                  <w:noProof/>
                                  <w:sz w:val="22"/>
                                  <w:szCs w:val="22"/>
                                </w:rPr>
                                <w:t>質問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22977E4" id="グループ化 10" o:spid="_x0000_s1043" style="position:absolute;left:0;text-align:left;margin-left:-.45pt;margin-top:15.9pt;width:484.05pt;height:519.6pt;z-index:251658242;mso-width-relative:margin;mso-height-relative:margin" coordorigin=",-1215" coordsize="61476,659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">
                <v:group id="グループ化 9" o:spid="_x0000_s1044" style="position:absolute;width:59848;height:64775" coordsize="59848,6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">
                  <v:group id="グループ化 7" o:spid="_x0000_s1045" style="position:absolute;width:59848;height:43313" coordsize="48165,37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">
                    <v:shape id="図 4" o:spid="_x0000_s1046" type="#_x0000_t75" alt="テーブル&#10;&#10;自動的に生成された説明" style="position:absolute;top:369;width:26193;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">
                      <v:imagedata r:id="rId29" o:title="テーブル&#10;&#10;自動的に生成された説明"/>
                    </v:shape>
                    <v:shape id="図 6" o:spid="_x0000_s1047" type="#_x0000_t75" alt="テーブル&#10;&#10;自動的に生成された説明" style="position:absolute;left:21705;width:26460;height:37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">
                      <v:imagedata r:id="rId30" o:title="テーブル&#10;&#10;自動的に生成された説明"/>
                    </v:shape>
                  </v:group>
                  <v:shape id="図 8" o:spid="_x0000_s1048" type="#_x0000_t75" alt="テーブル&#10;&#10;自動的に生成された説明" style="position:absolute;left:26970;top:41471;width:32543;height:23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">
                    <v:imagedata r:id="rId31" o:title="テーブル&#10;&#10;自動的に生成された説明"/>
                  </v:shape>
                </v:group>
                <v:shape id="テキスト ボックス 1" o:spid="_x0000_s1049" type="#_x0000_t202" style="position:absolute;left:1628;top:-1215;width:59848;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" stroked="f">
                  <v:textbox style="mso-fit-shape-to-text:t" inset="0,0,0,0">
                    <w:txbxContent>
                      <w:p w14:paraId="1DAC49F3" w14:textId="142671E2" w:rsidR="00582C5D" w:rsidRPr="00582C5D" w:rsidRDefault="00713039" w:rsidP="00582C5D">
                        <w:pPr>
                          <w:pStyle w:val="Caption"/>
                          <w:rPr>
                            <w:noProof/>
                            <w:sz w:val="22"/>
                            <w:szCs w:val="22"/>
                          </w:rPr>
                        </w:pPr>
                        <w:r>
                          <w:t>図</w:t>
                        </w:r>
                        <w:r>
                          <w:t xml:space="preserve"> </w:t>
                        </w:r>
                        <w:r w:rsidR="00D867A0">
                          <w:rPr>
                            <w:rFonts w:hint="eastAsia"/>
                          </w:rPr>
                          <w:t>6</w:t>
                        </w:r>
                        <w:r w:rsidR="00582C5D">
                          <w:rPr>
                            <w:rFonts w:hint="eastAsia"/>
                            <w:noProof/>
                            <w:sz w:val="22"/>
                            <w:szCs w:val="22"/>
                          </w:rPr>
                          <w:t xml:space="preserve">　星川サラに関する１００</w:t>
                        </w:r>
                        <w:r w:rsidR="00FD15A7">
                          <w:rPr>
                            <w:rFonts w:hint="eastAsia"/>
                            <w:noProof/>
                            <w:sz w:val="22"/>
                            <w:szCs w:val="22"/>
                          </w:rPr>
                          <w:t>項目の</w:t>
                        </w:r>
                        <w:r w:rsidR="00582C5D">
                          <w:rPr>
                            <w:rFonts w:hint="eastAsia"/>
                            <w:noProof/>
                            <w:sz w:val="22"/>
                            <w:szCs w:val="22"/>
                          </w:rPr>
                          <w:t>質問</w:t>
                        </w:r>
                      </w:p>
                    </w:txbxContent>
                  </v:textbox>
                </v:shape>
                <w10:wrap type="square"/>
              </v:group>
            </w:pict>
          </mc:Fallback>
        </mc:AlternateContent>
      </w:r>
    </w:p>
    <w:p w14:paraId="7152EAE2" w14:textId="4276F359" w:rsidR="00943B12" w:rsidRDefault="00943B12" w:rsidP="0007425C">
      <w:pPr>
        <w:jc w:val="both"/>
      </w:pPr>
    </w:p>
    <w:p w14:paraId="1B1B0767" w14:textId="3ECD8B82" w:rsidR="0007425C" w:rsidRDefault="0007425C" w:rsidP="0007425C">
      <w:pPr>
        <w:jc w:val="both"/>
      </w:pPr>
      <w:r>
        <w:rPr>
          <w:rFonts w:hint="eastAsia"/>
        </w:rPr>
        <w:t xml:space="preserve">　また、本制作では、空間全体の構成だけでなく、各オブジェクトのディテール表現に対しても可能な限り精密な再現を行うことを重視した。特に「本物らしさ」と「ミニチュアらしさ」の両立は、本作品の世界観を成立させる上でも重要なテーマだったため、質感づくりに</w:t>
      </w:r>
      <w:r w:rsidR="009310FE">
        <w:rPr>
          <w:rFonts w:hint="eastAsia"/>
        </w:rPr>
        <w:t>様々な</w:t>
      </w:r>
      <w:r w:rsidR="00FA44ED">
        <w:rPr>
          <w:rFonts w:hint="eastAsia"/>
        </w:rPr>
        <w:t>手法を取り入れた。</w:t>
      </w:r>
    </w:p>
    <w:p w14:paraId="76F7A8F2" w14:textId="7093F71B" w:rsidR="0007425C" w:rsidRDefault="0007425C" w:rsidP="0007425C">
      <w:pPr>
        <w:jc w:val="both"/>
      </w:pPr>
      <w:r>
        <w:rPr>
          <w:rFonts w:hint="eastAsia"/>
        </w:rPr>
        <w:t xml:space="preserve">　まず、コスメ類や</w:t>
      </w:r>
      <w:r>
        <w:t>CDケースなどガラス素材を含むオブジェクトについては、</w:t>
      </w:r>
      <w:r w:rsidR="00927F86">
        <w:rPr>
          <w:rFonts w:hint="eastAsia"/>
        </w:rPr>
        <w:t>見る角度で光り方や透明度が自然に変わるように</w:t>
      </w:r>
      <w:r>
        <w:t>、粗さや透過量などを細かく調整した。</w:t>
      </w:r>
      <w:r>
        <w:rPr>
          <w:rFonts w:hint="eastAsia"/>
        </w:rPr>
        <w:t>こ</w:t>
      </w:r>
      <w:r>
        <w:t>れにより、本物のガラスがもつ光の抜け方や反射のにじみを再現しつつ、過度にリアルになりすぎないよう、あえて若干のデフォルメを残すことでミニチュアとしての可愛らしさを保った</w:t>
      </w:r>
      <w:r w:rsidR="005E5955">
        <w:rPr>
          <w:rFonts w:hint="eastAsia"/>
        </w:rPr>
        <w:t>（図</w:t>
      </w:r>
      <w:r w:rsidR="007259DA">
        <w:rPr>
          <w:rFonts w:hint="eastAsia"/>
        </w:rPr>
        <w:t>８</w:t>
      </w:r>
      <w:r w:rsidR="005E5955">
        <w:rPr>
          <w:rFonts w:hint="eastAsia"/>
        </w:rPr>
        <w:t>・</w:t>
      </w:r>
      <w:r w:rsidR="007259DA">
        <w:rPr>
          <w:rFonts w:hint="eastAsia"/>
        </w:rPr>
        <w:t>9</w:t>
      </w:r>
      <w:r w:rsidR="005E5955">
        <w:rPr>
          <w:rFonts w:hint="eastAsia"/>
        </w:rPr>
        <w:t>）</w:t>
      </w:r>
      <w:r w:rsidR="003C47DA">
        <w:rPr>
          <w:rFonts w:hint="eastAsia"/>
        </w:rPr>
        <w:t>。</w:t>
      </w:r>
    </w:p>
    <w:p w14:paraId="16194467" w14:textId="105CC359" w:rsidR="0007425C" w:rsidRDefault="0007425C" w:rsidP="0007425C">
      <w:pPr>
        <w:jc w:val="both"/>
      </w:pPr>
      <w:r>
        <w:rPr>
          <w:rFonts w:hint="eastAsia"/>
        </w:rPr>
        <w:lastRenderedPageBreak/>
        <w:t xml:space="preserve">　床面のカーペットについては、単なるテクスチャ貼りでは質感に説得力が生じないため、</w:t>
      </w:r>
      <w:r w:rsidR="003E580B">
        <w:rPr>
          <w:rFonts w:hint="eastAsia"/>
        </w:rPr>
        <w:t>「</w:t>
      </w:r>
      <w:r>
        <w:rPr>
          <w:rFonts w:hint="eastAsia"/>
        </w:rPr>
        <w:t>ヘアーパーティクル</w:t>
      </w:r>
      <w:r w:rsidR="003E580B">
        <w:rPr>
          <w:rFonts w:hint="eastAsia"/>
        </w:rPr>
        <w:t>」</w:t>
      </w:r>
      <w:r>
        <w:rPr>
          <w:rFonts w:hint="eastAsia"/>
        </w:rPr>
        <w:t>を用いて毛並みを立体的に表現した。密度や長さ、ランダム性を細かく調整し、</w:t>
      </w:r>
      <w:r w:rsidR="000F740A">
        <w:rPr>
          <w:rFonts w:hint="eastAsia"/>
        </w:rPr>
        <w:t>上から見ると</w:t>
      </w:r>
      <w:r>
        <w:rPr>
          <w:rFonts w:hint="eastAsia"/>
        </w:rPr>
        <w:t>柔らかく見え、</w:t>
      </w:r>
      <w:r w:rsidR="000F740A">
        <w:rPr>
          <w:rFonts w:hint="eastAsia"/>
        </w:rPr>
        <w:t>近くからは</w:t>
      </w:r>
      <w:r>
        <w:rPr>
          <w:rFonts w:hint="eastAsia"/>
        </w:rPr>
        <w:t>繊維の流れまで感じられるような質感を目指した</w:t>
      </w:r>
      <w:r w:rsidR="00435CB8">
        <w:rPr>
          <w:rFonts w:hint="eastAsia"/>
        </w:rPr>
        <w:t>（図1</w:t>
      </w:r>
      <w:r w:rsidR="007259DA">
        <w:rPr>
          <w:rFonts w:hint="eastAsia"/>
        </w:rPr>
        <w:t>0</w:t>
      </w:r>
      <w:r w:rsidR="00435CB8">
        <w:rPr>
          <w:rFonts w:hint="eastAsia"/>
        </w:rPr>
        <w:t>）</w:t>
      </w:r>
      <w:r w:rsidR="003C47DA">
        <w:rPr>
          <w:rFonts w:hint="eastAsia"/>
        </w:rPr>
        <w:t>。</w:t>
      </w:r>
    </w:p>
    <w:p w14:paraId="6261D9E4" w14:textId="628E0666" w:rsidR="0007425C" w:rsidRDefault="0007425C" w:rsidP="0007425C">
      <w:pPr>
        <w:jc w:val="both"/>
      </w:pPr>
      <w:r>
        <w:rPr>
          <w:rFonts w:hint="eastAsia"/>
        </w:rPr>
        <w:t xml:space="preserve">　さらに、空間の雰囲気づくりにおいて重要となるのが照明である。本制作では、特にグロー表現に力を入れた。グローとは、強い光源の周囲にふわりと広がる光のにじみを演出する表現で、空気中の微粒子やカメラレンズの効果を再現するための技法である。今回は、照明演出にリアリティを持たせるために、グロー表現を取り入れ、光が壁面に柔らかく反射するように</w:t>
      </w:r>
      <w:r w:rsidR="000071D0">
        <w:rPr>
          <w:rFonts w:hint="eastAsia"/>
        </w:rPr>
        <w:t>強度</w:t>
      </w:r>
      <w:r w:rsidR="000071D0" w:rsidRPr="000071D0">
        <w:rPr>
          <w:rFonts w:hint="eastAsia"/>
        </w:rPr>
        <w:t>や減衰のしかた、色味</w:t>
      </w:r>
      <w:r>
        <w:rPr>
          <w:rFonts w:hint="eastAsia"/>
        </w:rPr>
        <w:t>を細かく調整した</w:t>
      </w:r>
      <w:r w:rsidR="00435CB8">
        <w:rPr>
          <w:rFonts w:hint="eastAsia"/>
        </w:rPr>
        <w:t>（図1</w:t>
      </w:r>
      <w:r w:rsidR="007259DA">
        <w:rPr>
          <w:rFonts w:hint="eastAsia"/>
        </w:rPr>
        <w:t>1</w:t>
      </w:r>
      <w:r w:rsidR="00435CB8">
        <w:rPr>
          <w:rFonts w:hint="eastAsia"/>
        </w:rPr>
        <w:t>）</w:t>
      </w:r>
      <w:r w:rsidR="003C47DA">
        <w:rPr>
          <w:rFonts w:hint="eastAsia"/>
        </w:rPr>
        <w:t>。</w:t>
      </w:r>
    </w:p>
    <w:p w14:paraId="5EF0DBB0" w14:textId="7E814370" w:rsidR="0007425C" w:rsidRDefault="0007425C" w:rsidP="0007425C">
      <w:pPr>
        <w:jc w:val="both"/>
      </w:pPr>
      <w:r>
        <w:rPr>
          <w:rFonts w:hint="eastAsia"/>
        </w:rPr>
        <w:t xml:space="preserve">　また、部屋全体の明るさはあえて少し暗めに設定することで、ゲーミング部屋ならではの落ち着いた空気感を生み、照明の存在感が際立つように工夫した。この微妙な明度差によって、モニターの光や間接照明のグローがより印象的に感じられるようになった。</w:t>
      </w:r>
    </w:p>
    <w:p w14:paraId="17F16EDD" w14:textId="53B226B2" w:rsidR="005F07AF" w:rsidRDefault="0007425C" w:rsidP="0007425C">
      <w:pPr>
        <w:jc w:val="both"/>
      </w:pPr>
      <w:r>
        <w:rPr>
          <w:rFonts w:hint="eastAsia"/>
        </w:rPr>
        <w:t xml:space="preserve">　以上のように、本作品では空間スケールや光、素材といった複数の要素を丁寧に組み合わせることで、本物の部屋の空気感を残しつつ、ミニチュア特有の温かさや可愛さも損なわない表現を実現することを目指した。</w:t>
      </w:r>
    </w:p>
    <w:p w14:paraId="1451B994" w14:textId="77777777" w:rsidR="005F07AF" w:rsidRDefault="005F07AF" w:rsidP="0007425C">
      <w:pPr>
        <w:jc w:val="both"/>
      </w:pPr>
    </w:p>
    <w:p w14:paraId="08F6291A" w14:textId="35A9738F" w:rsidR="003C4508" w:rsidRPr="00D867A0" w:rsidRDefault="005F07AF" w:rsidP="003C47DA">
      <w:pPr>
        <w:jc w:val="both"/>
        <w:rPr>
          <w:lang w:val="en-US"/>
        </w:rPr>
      </w:pPr>
      <w:r>
        <w:rPr>
          <w:noProof/>
          <w:lang w:val="ja-JP"/>
        </w:rPr>
        <mc:AlternateContent>
          <mc:Choice Requires="wpg">
            <w:drawing>
              <wp:anchor distT="0" distB="0" distL="114300" distR="114300" simplePos="0" relativeHeight="251658243" behindDoc="0" locked="0" layoutInCell="1" allowOverlap="1" wp14:anchorId="708C6528" wp14:editId="602E248D">
                <wp:simplePos x="0" y="0"/>
                <wp:positionH relativeFrom="column">
                  <wp:posOffset>-38137</wp:posOffset>
                </wp:positionH>
                <wp:positionV relativeFrom="paragraph">
                  <wp:posOffset>101637</wp:posOffset>
                </wp:positionV>
                <wp:extent cx="6248624" cy="3289935"/>
                <wp:effectExtent l="0" t="0" r="0" b="0"/>
                <wp:wrapSquare wrapText="bothSides"/>
                <wp:docPr id="1576944690" name="グループ化 1"/>
                <wp:cNvGraphicFramePr/>
                <a:graphic xmlns:a="http://schemas.openxmlformats.org/drawingml/2006/main">
                  <a:graphicData uri="http://schemas.microsoft.com/office/word/2010/wordprocessingGroup">
                    <wpg:wgp>
                      <wpg:cNvGrpSpPr/>
                      <wpg:grpSpPr>
                        <a:xfrm>
                          <a:off x="0" y="0"/>
                          <a:ext cx="6248624" cy="3289935"/>
                          <a:chOff x="0" y="0"/>
                          <a:chExt cx="6248624" cy="3289935"/>
                        </a:xfrm>
                      </wpg:grpSpPr>
                      <wpg:grpSp>
                        <wpg:cNvPr id="222339504" name="グループ化 21"/>
                        <wpg:cNvGrpSpPr/>
                        <wpg:grpSpPr>
                          <a:xfrm>
                            <a:off x="3074894" y="206189"/>
                            <a:ext cx="3173730" cy="2705735"/>
                            <a:chOff x="0" y="-193030"/>
                            <a:chExt cx="5708073" cy="4759315"/>
                          </a:xfrm>
                        </wpg:grpSpPr>
                        <wpg:grpSp>
                          <wpg:cNvPr id="690288720" name="グループ化 14"/>
                          <wpg:cNvGrpSpPr/>
                          <wpg:grpSpPr>
                            <a:xfrm>
                              <a:off x="0" y="-193030"/>
                              <a:ext cx="2721224" cy="2380602"/>
                              <a:chOff x="0" y="-193030"/>
                              <a:chExt cx="2721224" cy="2380602"/>
                            </a:xfrm>
                          </wpg:grpSpPr>
                          <pic:pic xmlns:pic="http://schemas.openxmlformats.org/drawingml/2006/picture">
                            <pic:nvPicPr>
                              <pic:cNvPr id="1429074377" name="図 13" descr="屋内, テーブル, コンピュータ, リモコン が含まれている画像&#10;&#10;自動的に生成された説明"/>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193030"/>
                                <a:ext cx="2705100" cy="1930399"/>
                              </a:xfrm>
                              <a:prstGeom prst="rect">
                                <a:avLst/>
                              </a:prstGeom>
                            </pic:spPr>
                          </pic:pic>
                          <wps:wsp>
                            <wps:cNvPr id="1012565393" name="テキスト ボックス 1"/>
                            <wps:cNvSpPr txBox="1"/>
                            <wps:spPr>
                              <a:xfrm>
                                <a:off x="16124" y="1812213"/>
                                <a:ext cx="2705100" cy="375359"/>
                              </a:xfrm>
                              <a:prstGeom prst="rect">
                                <a:avLst/>
                              </a:prstGeom>
                              <a:solidFill>
                                <a:prstClr val="white"/>
                              </a:solidFill>
                              <a:ln>
                                <a:noFill/>
                              </a:ln>
                            </wps:spPr>
                            <wps:txbx>
                              <w:txbxContent>
                                <w:p w14:paraId="120D1107" w14:textId="65888607" w:rsidR="00C94F02" w:rsidRPr="005D68C4" w:rsidRDefault="00C94F02" w:rsidP="00C94F02">
                                  <w:pPr>
                                    <w:pStyle w:val="af0"/>
                                    <w:rPr>
                                      <w:noProof/>
                                      <w:sz w:val="22"/>
                                      <w:szCs w:val="22"/>
                                    </w:rPr>
                                  </w:pPr>
                                  <w:r>
                                    <w:t xml:space="preserve">図 </w:t>
                                  </w:r>
                                  <w:r>
                                    <w:rPr>
                                      <w:rFonts w:hint="eastAsia"/>
                                    </w:rPr>
                                    <w:t>8</w:t>
                                  </w:r>
                                  <w:r w:rsidR="00582C5D">
                                    <w:rPr>
                                      <w:rFonts w:hint="eastAsia"/>
                                    </w:rPr>
                                    <w:t xml:space="preserve">　CD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617893895" name="グループ化 16"/>
                          <wpg:cNvGrpSpPr/>
                          <wpg:grpSpPr>
                            <a:xfrm>
                              <a:off x="2964873" y="-192988"/>
                              <a:ext cx="2635885" cy="2380561"/>
                              <a:chOff x="0" y="-192988"/>
                              <a:chExt cx="2635885" cy="2380561"/>
                            </a:xfrm>
                          </wpg:grpSpPr>
                          <pic:pic xmlns:pic="http://schemas.openxmlformats.org/drawingml/2006/picture">
                            <pic:nvPicPr>
                              <pic:cNvPr id="1808440571" name="図 15" descr="屋内, ピンク, テーブル, 女の子 が含まれている画像&#10;&#10;自動的に生成された説明"/>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192988"/>
                                <a:ext cx="2635885" cy="1920874"/>
                              </a:xfrm>
                              <a:prstGeom prst="rect">
                                <a:avLst/>
                              </a:prstGeom>
                            </pic:spPr>
                          </pic:pic>
                          <wps:wsp>
                            <wps:cNvPr id="1180624100" name="テキスト ボックス 1"/>
                            <wps:cNvSpPr txBox="1"/>
                            <wps:spPr>
                              <a:xfrm>
                                <a:off x="0" y="1792865"/>
                                <a:ext cx="2635885" cy="394708"/>
                              </a:xfrm>
                              <a:prstGeom prst="rect">
                                <a:avLst/>
                              </a:prstGeom>
                              <a:solidFill>
                                <a:prstClr val="white"/>
                              </a:solidFill>
                              <a:ln>
                                <a:noFill/>
                              </a:ln>
                            </wps:spPr>
                            <wps:txbx>
                              <w:txbxContent>
                                <w:p w14:paraId="61CFE607" w14:textId="719A212D" w:rsidR="00C94F02" w:rsidRPr="00492039" w:rsidRDefault="00C94F02" w:rsidP="00C94F02">
                                  <w:pPr>
                                    <w:pStyle w:val="af0"/>
                                    <w:rPr>
                                      <w:noProof/>
                                      <w:sz w:val="22"/>
                                      <w:szCs w:val="22"/>
                                    </w:rPr>
                                  </w:pPr>
                                  <w:r>
                                    <w:t xml:space="preserve">図 </w:t>
                                  </w:r>
                                  <w:r>
                                    <w:rPr>
                                      <w:rFonts w:hint="eastAsia"/>
                                    </w:rPr>
                                    <w:t>9</w:t>
                                  </w:r>
                                  <w:r w:rsidR="00582C5D">
                                    <w:rPr>
                                      <w:rFonts w:hint="eastAsia"/>
                                    </w:rPr>
                                    <w:t xml:space="preserve">　コスメ</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536142138" name="グループ化 18"/>
                          <wpg:cNvGrpSpPr/>
                          <wpg:grpSpPr>
                            <a:xfrm>
                              <a:off x="0" y="2187573"/>
                              <a:ext cx="2739639" cy="2239684"/>
                              <a:chOff x="0" y="-56863"/>
                              <a:chExt cx="2739639" cy="2239684"/>
                            </a:xfrm>
                          </wpg:grpSpPr>
                          <pic:pic xmlns:pic="http://schemas.openxmlformats.org/drawingml/2006/picture">
                            <pic:nvPicPr>
                              <pic:cNvPr id="732029109" name="図 17" descr="屋内, テーブル, 部屋, 机 が含まれている画像&#10;&#10;自動的に生成された説明"/>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16124" y="-56863"/>
                                <a:ext cx="2723515" cy="1772919"/>
                              </a:xfrm>
                              <a:prstGeom prst="rect">
                                <a:avLst/>
                              </a:prstGeom>
                            </pic:spPr>
                          </pic:pic>
                          <wps:wsp>
                            <wps:cNvPr id="646256890" name="テキスト ボックス 1"/>
                            <wps:cNvSpPr txBox="1"/>
                            <wps:spPr>
                              <a:xfrm>
                                <a:off x="0" y="1828800"/>
                                <a:ext cx="2723515" cy="354021"/>
                              </a:xfrm>
                              <a:prstGeom prst="rect">
                                <a:avLst/>
                              </a:prstGeom>
                              <a:solidFill>
                                <a:prstClr val="white"/>
                              </a:solidFill>
                              <a:ln>
                                <a:noFill/>
                              </a:ln>
                            </wps:spPr>
                            <wps:txbx>
                              <w:txbxContent>
                                <w:p w14:paraId="031F4F07" w14:textId="565485DF" w:rsidR="00C94F02" w:rsidRPr="008F5E22" w:rsidRDefault="00C94F02" w:rsidP="00C94F02">
                                  <w:pPr>
                                    <w:pStyle w:val="af0"/>
                                    <w:rPr>
                                      <w:noProof/>
                                      <w:sz w:val="22"/>
                                      <w:szCs w:val="22"/>
                                    </w:rPr>
                                  </w:pPr>
                                  <w:r>
                                    <w:t xml:space="preserve">図 </w:t>
                                  </w:r>
                                  <w:r>
                                    <w:rPr>
                                      <w:rFonts w:hint="eastAsia"/>
                                    </w:rPr>
                                    <w:t>10</w:t>
                                  </w:r>
                                  <w:r w:rsidR="00582C5D">
                                    <w:rPr>
                                      <w:rFonts w:hint="eastAsia"/>
                                    </w:rPr>
                                    <w:t xml:space="preserve">　カーペット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726715852" name="グループ化 20"/>
                          <wpg:cNvGrpSpPr/>
                          <wpg:grpSpPr>
                            <a:xfrm>
                              <a:off x="2964873" y="2187573"/>
                              <a:ext cx="2743200" cy="2378712"/>
                              <a:chOff x="0" y="-297009"/>
                              <a:chExt cx="2743200" cy="2378712"/>
                            </a:xfrm>
                          </wpg:grpSpPr>
                          <pic:pic xmlns:pic="http://schemas.openxmlformats.org/drawingml/2006/picture">
                            <pic:nvPicPr>
                              <pic:cNvPr id="691080529" name="図 19" descr="部屋に備えている様々な家具&#10;&#10;中程度の精度で自動的に生成された説明"/>
                              <pic:cNvPicPr>
                                <a:picLocks noChangeAspect="1"/>
                              </pic:cNvPicPr>
                            </pic:nvPicPr>
                            <pic:blipFill rotWithShape="1">
                              <a:blip r:embed="rId35" cstate="print">
                                <a:extLst>
                                  <a:ext uri="{28A0092B-C50C-407E-A947-70E740481C1C}">
                                    <a14:useLocalDpi xmlns:a14="http://schemas.microsoft.com/office/drawing/2010/main" val="0"/>
                                  </a:ext>
                                </a:extLst>
                              </a:blip>
                              <a:srcRect l="6692" t="5978" r="11814"/>
                              <a:stretch>
                                <a:fillRect/>
                              </a:stretch>
                            </pic:blipFill>
                            <pic:spPr>
                              <a:xfrm>
                                <a:off x="0" y="-297009"/>
                                <a:ext cx="2743200" cy="1772919"/>
                              </a:xfrm>
                              <a:prstGeom prst="rect">
                                <a:avLst/>
                              </a:prstGeom>
                            </pic:spPr>
                          </pic:pic>
                          <wps:wsp>
                            <wps:cNvPr id="90200950" name="テキスト ボックス 1"/>
                            <wps:cNvSpPr txBox="1"/>
                            <wps:spPr>
                              <a:xfrm>
                                <a:off x="0" y="1597659"/>
                                <a:ext cx="2743200" cy="484044"/>
                              </a:xfrm>
                              <a:prstGeom prst="rect">
                                <a:avLst/>
                              </a:prstGeom>
                              <a:solidFill>
                                <a:prstClr val="white"/>
                              </a:solidFill>
                              <a:ln>
                                <a:noFill/>
                              </a:ln>
                            </wps:spPr>
                            <wps:txbx>
                              <w:txbxContent>
                                <w:p w14:paraId="5D78F313" w14:textId="04A973DE" w:rsidR="00C94F02" w:rsidRPr="00F370CF" w:rsidRDefault="00C94F02" w:rsidP="00C94F02">
                                  <w:pPr>
                                    <w:pStyle w:val="af0"/>
                                    <w:rPr>
                                      <w:noProof/>
                                      <w:sz w:val="22"/>
                                      <w:szCs w:val="22"/>
                                    </w:rPr>
                                  </w:pPr>
                                  <w:r>
                                    <w:t xml:space="preserve">図 </w:t>
                                  </w:r>
                                  <w:r>
                                    <w:fldChar w:fldCharType="begin"/>
                                  </w:r>
                                  <w:r>
                                    <w:instrText xml:space="preserve"> SEQ 図 \* ARABIC </w:instrText>
                                  </w:r>
                                  <w:r>
                                    <w:fldChar w:fldCharType="separate"/>
                                  </w:r>
                                  <w:r w:rsidR="00AF478D">
                                    <w:rPr>
                                      <w:noProof/>
                                    </w:rPr>
                                    <w:t>1</w:t>
                                  </w:r>
                                  <w:r>
                                    <w:fldChar w:fldCharType="end"/>
                                  </w:r>
                                  <w:r>
                                    <w:rPr>
                                      <w:rFonts w:hint="eastAsia"/>
                                    </w:rPr>
                                    <w:t>1</w:t>
                                  </w:r>
                                  <w:r w:rsidR="00582C5D">
                                    <w:rPr>
                                      <w:rFonts w:hint="eastAsia"/>
                                    </w:rPr>
                                    <w:t xml:space="preserve">　グロー表現</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cNvPr id="727595924" name="グループ化 12"/>
                        <wpg:cNvGrpSpPr/>
                        <wpg:grpSpPr>
                          <a:xfrm>
                            <a:off x="0" y="0"/>
                            <a:ext cx="3238500" cy="3289935"/>
                            <a:chOff x="0" y="0"/>
                            <a:chExt cx="2715260" cy="2650234"/>
                          </a:xfrm>
                        </wpg:grpSpPr>
                        <pic:pic xmlns:pic="http://schemas.openxmlformats.org/drawingml/2006/picture">
                          <pic:nvPicPr>
                            <pic:cNvPr id="665702435" name="図 1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46037" cy="2346037"/>
                            </a:xfrm>
                            <a:prstGeom prst="rect">
                              <a:avLst/>
                            </a:prstGeom>
                          </pic:spPr>
                        </pic:pic>
                        <wps:wsp>
                          <wps:cNvPr id="1893719983" name="テキスト ボックス 1"/>
                          <wps:cNvSpPr txBox="1"/>
                          <wps:spPr>
                            <a:xfrm>
                              <a:off x="0" y="2451479"/>
                              <a:ext cx="2715260" cy="198755"/>
                            </a:xfrm>
                            <a:prstGeom prst="rect">
                              <a:avLst/>
                            </a:prstGeom>
                            <a:solidFill>
                              <a:prstClr val="white"/>
                            </a:solidFill>
                            <a:ln>
                              <a:noFill/>
                            </a:ln>
                          </wps:spPr>
                          <wps:txbx>
                            <w:txbxContent>
                              <w:p w14:paraId="363CFA77" w14:textId="47DF8854" w:rsidR="00D867A0" w:rsidRPr="0092545F" w:rsidRDefault="00D867A0" w:rsidP="00D867A0">
                                <w:pPr>
                                  <w:pStyle w:val="af0"/>
                                  <w:rPr>
                                    <w:noProof/>
                                    <w:sz w:val="22"/>
                                    <w:szCs w:val="22"/>
                                  </w:rPr>
                                </w:pPr>
                                <w:r>
                                  <w:t xml:space="preserve">図 </w:t>
                                </w:r>
                                <w:r>
                                  <w:rPr>
                                    <w:rFonts w:hint="eastAsia"/>
                                  </w:rPr>
                                  <w:t>７</w:t>
                                </w:r>
                                <w:r w:rsidR="0084323D">
                                  <w:rPr>
                                    <w:rFonts w:hint="eastAsia"/>
                                  </w:rPr>
                                  <w:t xml:space="preserve">　完成図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708C6528" id="_x0000_s1050" style="position:absolute;left:0;text-align:left;margin-left:-3pt;margin-top:8pt;width:492pt;height:259.05pt;z-index:251658243" coordsize="62486,32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">
                <v:group id="グループ化 21" o:spid="_x0000_s1051" style="position:absolute;left:30748;top:2061;width:31738;height:27058" coordorigin=",-1930" coordsize="57080,47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">
                  <v:group id="グループ化 14" o:spid="_x0000_s1052" style="position:absolute;top:-1930;width:27212;height:23805" coordorigin=",-1930" coordsize="27212,23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">
                    <v:shape id="図 13" o:spid="_x0000_s1053" type="#_x0000_t75" alt="屋内, テーブル, コンピュータ, リモコン が含まれている画像&#10;&#10;自動的に生成された説明" style="position:absolute;top:-1930;width:27051;height:19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">
                      <v:imagedata r:id="rId37" o:title="屋内, テーブル, コンピュータ, リモコン が含まれている画像&#10;&#10;自動的に生成された説明"/>
                    </v:shape>
                    <v:shape id="テキスト ボックス 1" o:spid="_x0000_s1054" type="#_x0000_t202" style="position:absolute;left:161;top:18122;width:27051;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" stroked="f">
                      <v:textbox inset="0,0,0,0">
                        <w:txbxContent>
                          <w:p w14:paraId="120D1107" w14:textId="65888607" w:rsidR="00C94F02" w:rsidRPr="005D68C4" w:rsidRDefault="00C94F02" w:rsidP="00C94F02">
                            <w:pPr>
                              <w:pStyle w:val="Caption"/>
                              <w:rPr>
                                <w:noProof/>
                                <w:sz w:val="22"/>
                                <w:szCs w:val="22"/>
                              </w:rPr>
                            </w:pPr>
                            <w:r>
                              <w:t>図</w:t>
                            </w:r>
                            <w:r>
                              <w:t xml:space="preserve"> </w:t>
                            </w:r>
                            <w:r>
                              <w:rPr>
                                <w:rFonts w:hint="eastAsia"/>
                              </w:rPr>
                              <w:t>8</w:t>
                            </w:r>
                            <w:r w:rsidR="00582C5D">
                              <w:rPr>
                                <w:rFonts w:hint="eastAsia"/>
                              </w:rPr>
                              <w:t xml:space="preserve">　</w:t>
                            </w:r>
                            <w:r w:rsidR="00582C5D">
                              <w:rPr>
                                <w:rFonts w:hint="eastAsia"/>
                              </w:rPr>
                              <w:t>CD</w:t>
                            </w:r>
                          </w:p>
                        </w:txbxContent>
                      </v:textbox>
                    </v:shape>
                  </v:group>
                  <v:group id="グループ化 16" o:spid="_x0000_s1055" style="position:absolute;left:29648;top:-1929;width:26359;height:23804" coordorigin=",-1929" coordsize="26358,23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">
                    <v:shape id="図 15" o:spid="_x0000_s1056" type="#_x0000_t75" alt="屋内, ピンク, テーブル, 女の子 が含まれている画像&#10;&#10;自動的に生成された説明" style="position:absolute;top:-1929;width:26358;height:19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">
                      <v:imagedata r:id="rId38" o:title="屋内, ピンク, テーブル, 女の子 が含まれている画像&#10;&#10;自動的に生成された説明"/>
                    </v:shape>
                    <v:shape id="テキスト ボックス 1" o:spid="_x0000_s1057" type="#_x0000_t202" style="position:absolute;top:17928;width:26358;height:3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" stroked="f">
                      <v:textbox inset="0,0,0,0">
                        <w:txbxContent>
                          <w:p w14:paraId="61CFE607" w14:textId="719A212D" w:rsidR="00C94F02" w:rsidRPr="00492039" w:rsidRDefault="00C94F02" w:rsidP="00C94F02">
                            <w:pPr>
                              <w:pStyle w:val="Caption"/>
                              <w:rPr>
                                <w:noProof/>
                                <w:sz w:val="22"/>
                                <w:szCs w:val="22"/>
                              </w:rPr>
                            </w:pPr>
                            <w:r>
                              <w:t>図</w:t>
                            </w:r>
                            <w:r>
                              <w:t xml:space="preserve"> </w:t>
                            </w:r>
                            <w:r>
                              <w:rPr>
                                <w:rFonts w:hint="eastAsia"/>
                              </w:rPr>
                              <w:t>9</w:t>
                            </w:r>
                            <w:r w:rsidR="00582C5D">
                              <w:rPr>
                                <w:rFonts w:hint="eastAsia"/>
                              </w:rPr>
                              <w:t xml:space="preserve">　コスメ</w:t>
                            </w:r>
                          </w:p>
                        </w:txbxContent>
                      </v:textbox>
                    </v:shape>
                  </v:group>
                  <v:group id="グループ化 18" o:spid="_x0000_s1058" style="position:absolute;top:21875;width:27396;height:22397" coordorigin=",-568" coordsize="27396,2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">
                    <v:shape id="図 17" o:spid="_x0000_s1059" type="#_x0000_t75" alt="屋内, テーブル, 部屋, 机 が含まれている画像&#10;&#10;自動的に生成された説明" style="position:absolute;left:161;top:-568;width:27235;height:17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">
                      <v:imagedata r:id="rId39" o:title="屋内, テーブル, 部屋, 机 が含まれている画像&#10;&#10;自動的に生成された説明"/>
                    </v:shape>
                    <v:shape id="テキスト ボックス 1" o:spid="_x0000_s1060" type="#_x0000_t202" style="position:absolute;top:18288;width:27235;height:3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" stroked="f">
                      <v:textbox inset="0,0,0,0">
                        <w:txbxContent>
                          <w:p w14:paraId="031F4F07" w14:textId="565485DF" w:rsidR="00C94F02" w:rsidRPr="008F5E22" w:rsidRDefault="00C94F02" w:rsidP="00C94F02">
                            <w:pPr>
                              <w:pStyle w:val="Caption"/>
                              <w:rPr>
                                <w:noProof/>
                                <w:sz w:val="22"/>
                                <w:szCs w:val="22"/>
                              </w:rPr>
                            </w:pPr>
                            <w:r>
                              <w:t>図</w:t>
                            </w:r>
                            <w:r>
                              <w:t xml:space="preserve"> </w:t>
                            </w:r>
                            <w:r>
                              <w:rPr>
                                <w:rFonts w:hint="eastAsia"/>
                              </w:rPr>
                              <w:t>10</w:t>
                            </w:r>
                            <w:r w:rsidR="00582C5D">
                              <w:rPr>
                                <w:rFonts w:hint="eastAsia"/>
                              </w:rPr>
                              <w:t xml:space="preserve">　カーペット</w:t>
                            </w:r>
                          </w:p>
                        </w:txbxContent>
                      </v:textbox>
                    </v:shape>
                  </v:group>
                  <v:group id="グループ化 20" o:spid="_x0000_s1061" style="position:absolute;left:29648;top:21875;width:27432;height:23787" coordorigin=",-2970" coordsize="27432,2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">
                    <v:shape id="図 19" o:spid="_x0000_s1062" type="#_x0000_t75" alt="部屋に備えている様々な家具&#10;&#10;中程度の精度で自動的に生成された説明" style="position:absolute;top:-2970;width:27432;height:17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">
                      <v:imagedata r:id="rId40" o:title="部屋に備えている様々な家具&#10;&#10;中程度の精度で自動的に生成された説明" croptop="3918f" cropleft="4386f" cropright="7742f"/>
                    </v:shape>
                    <v:shape id="テキスト ボックス 1" o:spid="_x0000_s1063" type="#_x0000_t202" style="position:absolute;top:15976;width:27432;height:4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" stroked="f">
                      <v:textbox inset="0,0,0,0">
                        <w:txbxContent>
                          <w:p w14:paraId="5D78F313" w14:textId="04A973DE" w:rsidR="00C94F02" w:rsidRPr="00F370CF" w:rsidRDefault="00C94F02" w:rsidP="00C94F02">
                            <w:pPr>
                              <w:pStyle w:val="Caption"/>
                              <w:rPr>
                                <w:noProof/>
                                <w:sz w:val="22"/>
                                <w:szCs w:val="22"/>
                              </w:rPr>
                            </w:pPr>
                            <w:r>
                              <w:t>図</w:t>
                            </w:r>
                            <w:r>
                              <w:t xml:space="preserve"> </w:t>
                            </w:r>
                            <w:r>
                              <w:fldChar w:fldCharType="begin"/>
                            </w:r>
                            <w:r>
                              <w:instrText xml:space="preserve"> SEQ </w:instrText>
                            </w:r>
                            <w:r>
                              <w:instrText>図</w:instrText>
                            </w:r>
                            <w:r>
                              <w:instrText xml:space="preserve"> \* ARABIC </w:instrText>
                            </w:r>
                            <w:r>
                              <w:fldChar w:fldCharType="separate"/>
                            </w:r>
                            <w:r w:rsidR="00AF478D">
                              <w:rPr>
                                <w:noProof/>
                              </w:rPr>
                              <w:t>1</w:t>
                            </w:r>
                            <w:r>
                              <w:fldChar w:fldCharType="end"/>
                            </w:r>
                            <w:r>
                              <w:rPr>
                                <w:rFonts w:hint="eastAsia"/>
                              </w:rPr>
                              <w:t>1</w:t>
                            </w:r>
                            <w:r w:rsidR="00582C5D">
                              <w:rPr>
                                <w:rFonts w:hint="eastAsia"/>
                              </w:rPr>
                              <w:t xml:space="preserve">　グロー表現</w:t>
                            </w:r>
                          </w:p>
                        </w:txbxContent>
                      </v:textbox>
                    </v:shape>
                  </v:group>
                </v:group>
                <v:group id="_x0000_s1064" style="position:absolute;width:32385;height:32899" coordsize="27152,2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">
                  <v:shape id="図 11" o:spid="_x0000_s1065" type="#_x0000_t75" style="position:absolute;width:23460;height:23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">
                    <v:imagedata r:id="rId41" o:title=""/>
                  </v:shape>
                  <v:shape id="テキスト ボックス 1" o:spid="_x0000_s1066" type="#_x0000_t202" style="position:absolute;top:24514;width:27152;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" stroked="f">
                    <v:textbox inset="0,0,0,0">
                      <w:txbxContent>
                        <w:p w14:paraId="363CFA77" w14:textId="47DF8854" w:rsidR="00D867A0" w:rsidRPr="0092545F" w:rsidRDefault="00D867A0" w:rsidP="00D867A0">
                          <w:pPr>
                            <w:pStyle w:val="Caption"/>
                            <w:rPr>
                              <w:noProof/>
                              <w:sz w:val="22"/>
                              <w:szCs w:val="22"/>
                            </w:rPr>
                          </w:pPr>
                          <w:r>
                            <w:t>図</w:t>
                          </w:r>
                          <w:r>
                            <w:t xml:space="preserve"> </w:t>
                          </w:r>
                          <w:r>
                            <w:rPr>
                              <w:rFonts w:hint="eastAsia"/>
                            </w:rPr>
                            <w:t>７</w:t>
                          </w:r>
                          <w:r w:rsidR="0084323D">
                            <w:rPr>
                              <w:rFonts w:hint="eastAsia"/>
                            </w:rPr>
                            <w:t xml:space="preserve">　完成図</w:t>
                          </w:r>
                        </w:p>
                      </w:txbxContent>
                    </v:textbox>
                  </v:shape>
                </v:group>
                <w10:wrap type="square"/>
              </v:group>
            </w:pict>
          </mc:Fallback>
        </mc:AlternateContent>
      </w:r>
    </w:p>
    <w:p w14:paraId="0000001F" w14:textId="798CE334" w:rsidR="003C557F" w:rsidRPr="0007425C" w:rsidRDefault="0007425C">
      <w:pPr>
        <w:pStyle w:val="2"/>
        <w:spacing w:after="200"/>
        <w:rPr>
          <w:lang w:val="en-US"/>
        </w:rPr>
      </w:pPr>
      <w:r>
        <w:rPr>
          <w:rFonts w:hint="eastAsia"/>
          <w:lang w:val="en-US"/>
        </w:rPr>
        <w:t>結論</w:t>
      </w:r>
    </w:p>
    <w:p w14:paraId="2A4AE2AF" w14:textId="785FA22B" w:rsidR="00877418" w:rsidRDefault="008C793D" w:rsidP="00877418">
      <w:pPr>
        <w:jc w:val="both"/>
      </w:pPr>
      <w:r>
        <w:t xml:space="preserve">　</w:t>
      </w:r>
      <w:r w:rsidR="00877418">
        <w:rPr>
          <w:rFonts w:hint="eastAsia"/>
        </w:rPr>
        <w:t>以上の結果から、</w:t>
      </w:r>
      <w:r w:rsidR="00877418">
        <w:t>VTuberのキャラクター属性を空間デザインへ翻訳する際には、単なる視覚情報の模写にとどまらず、キャラクター理解に基づくペルソナ分析、生活感や趣味嗜好を反映した要素配置、質感や光表現といったディテールへのこだわりが不可欠であることが確認された。また、この手法は二次創作の延長線上に位置し、創作者自身の解釈やデザイン判断を通じて、キャラクター属性を立体空間に再構築する有効なアプローチであることが示された。</w:t>
      </w:r>
    </w:p>
    <w:p w14:paraId="15E73043" w14:textId="4013DE1D" w:rsidR="00877418" w:rsidRDefault="00877418" w:rsidP="00826947">
      <w:pPr>
        <w:ind w:firstLineChars="100" w:firstLine="220"/>
        <w:jc w:val="both"/>
      </w:pPr>
      <w:r>
        <w:rPr>
          <w:rFonts w:hint="eastAsia"/>
        </w:rPr>
        <w:lastRenderedPageBreak/>
        <w:t>また制作を通じて、単に</w:t>
      </w:r>
      <w:r>
        <w:t>3DCGモデリングの技術を向上させるだけでなく、キャラクター属性を空間に翻訳するプロセス自体の楽しさと奥深さを実感することができた。初めての試作段階では、イラストの要素をそのまま部屋に置き換える手法を用いたが、空間としての説得力や生活感を表現することの難しさを痛感した。この経験を経て、ペルソナ分析によるキャラクター理解を基盤に空間を設計する2回目の制作では、キャラクター属性をより立体的に再構築できる手応えを得た。</w:t>
      </w:r>
    </w:p>
    <w:p w14:paraId="61334843" w14:textId="17310872" w:rsidR="00877418" w:rsidRDefault="00877418" w:rsidP="00826947">
      <w:pPr>
        <w:ind w:firstLineChars="100" w:firstLine="220"/>
        <w:jc w:val="both"/>
      </w:pPr>
      <w:r>
        <w:rPr>
          <w:rFonts w:hint="eastAsia"/>
        </w:rPr>
        <w:t>技術的な面でも、モデリング作業は以前より格段に効率化され、直感的に形を作ることができるようになった。参考資料や動画をもとに行う作業も、以前は見よう見まねで対応していたのに対し、理解度が向上したことで他のモデリング作業にも応用できる知識として活用できた。特に、光や質感、細部のディテール表現にこだわる過程では、単にオブジェクトを作るだけではなく、キャラクターの生活感や趣味嗜好、性格を反映させるための表現手法としてのモデリングの意味を深く理解することができた。</w:t>
      </w:r>
    </w:p>
    <w:p w14:paraId="07682EF3" w14:textId="716D9B19" w:rsidR="00877418" w:rsidRDefault="00877418" w:rsidP="00826947">
      <w:pPr>
        <w:ind w:firstLineChars="100" w:firstLine="220"/>
        <w:jc w:val="both"/>
      </w:pPr>
      <w:r>
        <w:rPr>
          <w:rFonts w:hint="eastAsia"/>
        </w:rPr>
        <w:t>一方で、モデリングに入る前の下書きや構想の段階では、キャラクター属性を空間に落とし込む具体的イメージを整理することに最も苦労した。情報の取捨選択や、どの要素を強調するかを考える作業は、技術的な課題以上に創作の核心に関わる重要な部分であり、今後の制作における大きな学びとなった。</w:t>
      </w:r>
    </w:p>
    <w:p w14:paraId="42DDD660" w14:textId="77777777" w:rsidR="00877418" w:rsidRDefault="00877418" w:rsidP="00877418">
      <w:pPr>
        <w:jc w:val="both"/>
      </w:pPr>
      <w:r>
        <w:rPr>
          <w:rFonts w:hint="eastAsia"/>
        </w:rPr>
        <w:t>総じて、本制作を通じて、キャラクター理解と空間表現を統合する思考プロセスの面白さを体感できたとともに、技術面とデザイン面双方の成長を確認することができた。これらの経験は、今後の</w:t>
      </w:r>
      <w:r>
        <w:t>3DCG制作や二次創作活動において、より高度で創造的な表現を実現するための基盤になると考えられる。</w:t>
      </w:r>
    </w:p>
    <w:p w14:paraId="53760042" w14:textId="3E658382" w:rsidR="00877418" w:rsidRDefault="00877418" w:rsidP="00877418">
      <w:pPr>
        <w:jc w:val="both"/>
      </w:pPr>
      <w:r>
        <w:rPr>
          <w:rFonts w:hint="eastAsia"/>
        </w:rPr>
        <w:t xml:space="preserve">　さらに、　今後の</w:t>
      </w:r>
      <w:r>
        <w:t>VTuber表現における技術面の発展として、今回作成したような3DCG空間が単なる「背景」ではなく、キャラクター自身が実際に生活し、活動する仮想空間として配信されるなど新たな試みに繋がると非常に興味深いと考える。このアプローチは、視聴者により高い没入感を与えるだけでなく、キャラクターと空間が一体となった新しい形態のコンテンツ体験を創出することが期待される。</w:t>
      </w:r>
    </w:p>
    <w:p w14:paraId="00000020" w14:textId="70F4C694" w:rsidR="003C557F" w:rsidRDefault="00877418" w:rsidP="00877418">
      <w:pPr>
        <w:jc w:val="both"/>
      </w:pPr>
      <w:r>
        <w:rPr>
          <w:rFonts w:hint="eastAsia"/>
        </w:rPr>
        <w:t xml:space="preserve">　将来的には、リアルタイムレンダリング技術やインタラクティブな要素の導入により、</w:t>
      </w:r>
      <w:r>
        <w:t>VTuberが3DCG空間内で自由に動き、視聴者の操作や反応に応じた生活表現を行うことも可能になるだろう。このような発展は、今回の研究で示した「キャラクター属性を空間デザインに翻訳する手法」が、単なる静的な再現に留まらず、動的で参加型の創作や表現手法へと拡張できることを示唆している。</w:t>
      </w:r>
    </w:p>
    <w:p w14:paraId="00000021" w14:textId="77777777" w:rsidR="003C557F" w:rsidRDefault="003C557F">
      <w:pPr>
        <w:jc w:val="both"/>
      </w:pPr>
    </w:p>
    <w:p w14:paraId="00000022" w14:textId="77777777" w:rsidR="003C557F" w:rsidRDefault="008C793D">
      <w:pPr>
        <w:pStyle w:val="2"/>
        <w:spacing w:after="200"/>
      </w:pPr>
      <w:bookmarkStart w:id="6" w:name="_jksktdyfuupt" w:colFirst="0" w:colLast="0"/>
      <w:bookmarkEnd w:id="6"/>
      <w:r>
        <w:t>参考文献</w:t>
      </w:r>
    </w:p>
    <w:p w14:paraId="1D23F3C1" w14:textId="77777777" w:rsidR="000D345E" w:rsidRPr="000D345E" w:rsidRDefault="000D345E" w:rsidP="007D2FA9"/>
    <w:p w14:paraId="7C9181A3" w14:textId="64542553" w:rsidR="00094173" w:rsidRDefault="00D86935" w:rsidP="00180483">
      <w:pPr>
        <w:numPr>
          <w:ilvl w:val="0"/>
          <w:numId w:val="4"/>
        </w:numPr>
        <w:jc w:val="both"/>
      </w:pPr>
      <w:r>
        <w:rPr>
          <w:rFonts w:hint="eastAsia"/>
        </w:rPr>
        <w:t xml:space="preserve">M </w:t>
      </w:r>
      <w:r w:rsidR="00180483">
        <w:rPr>
          <w:lang w:val="en-US"/>
        </w:rPr>
        <w:t>design</w:t>
      </w:r>
      <w:r w:rsidR="00094173">
        <w:t>(</w:t>
      </w:r>
      <w:r w:rsidR="00A05012">
        <w:rPr>
          <w:rFonts w:hint="eastAsia"/>
        </w:rPr>
        <w:t>2024</w:t>
      </w:r>
      <w:r w:rsidR="00094173">
        <w:t>) . 『</w:t>
      </w:r>
      <w:r w:rsidR="00471DC5">
        <w:rPr>
          <w:rFonts w:hint="eastAsia"/>
        </w:rPr>
        <w:t>ミニチュア</w:t>
      </w:r>
      <w:r w:rsidR="005851E6">
        <w:rPr>
          <w:rFonts w:hint="eastAsia"/>
        </w:rPr>
        <w:t>作りで楽しく</w:t>
      </w:r>
      <w:r w:rsidR="00D2786D">
        <w:rPr>
          <w:rFonts w:hint="eastAsia"/>
        </w:rPr>
        <w:t>始める</w:t>
      </w:r>
      <w:r w:rsidR="000668DB">
        <w:rPr>
          <w:rFonts w:hint="eastAsia"/>
        </w:rPr>
        <w:t>10日間</w:t>
      </w:r>
      <w:r w:rsidR="003B1413">
        <w:rPr>
          <w:rFonts w:hint="eastAsia"/>
        </w:rPr>
        <w:t>で</w:t>
      </w:r>
      <w:r w:rsidR="007E5BE9">
        <w:rPr>
          <w:rFonts w:hint="eastAsia"/>
        </w:rPr>
        <w:t>Blender</w:t>
      </w:r>
      <w:r w:rsidR="007B69A2">
        <w:rPr>
          <w:rFonts w:hint="eastAsia"/>
        </w:rPr>
        <w:t>4</w:t>
      </w:r>
      <w:r w:rsidR="00876783">
        <w:rPr>
          <w:rFonts w:hint="eastAsia"/>
        </w:rPr>
        <w:t>入門</w:t>
      </w:r>
      <w:r w:rsidR="00094173">
        <w:t xml:space="preserve">』 . </w:t>
      </w:r>
      <w:r w:rsidR="00AF519A">
        <w:rPr>
          <w:rFonts w:hint="eastAsia"/>
        </w:rPr>
        <w:t>インプレス</w:t>
      </w:r>
      <w:r w:rsidR="00723434">
        <w:rPr>
          <w:rFonts w:hint="eastAsia"/>
        </w:rPr>
        <w:t xml:space="preserve">　</w:t>
      </w:r>
      <w:r w:rsidR="00094173">
        <w:t>.</w:t>
      </w:r>
    </w:p>
    <w:p w14:paraId="2F3FAA94" w14:textId="77777777" w:rsidR="00D15DF2" w:rsidRDefault="00D15DF2" w:rsidP="00D15DF2">
      <w:pPr>
        <w:jc w:val="both"/>
      </w:pPr>
    </w:p>
    <w:p w14:paraId="0DE80E0C" w14:textId="0E788335" w:rsidR="008D686D" w:rsidRDefault="00786B75" w:rsidP="009404A8">
      <w:pPr>
        <w:numPr>
          <w:ilvl w:val="0"/>
          <w:numId w:val="4"/>
        </w:numPr>
        <w:jc w:val="both"/>
      </w:pPr>
      <w:r>
        <w:t>M de</w:t>
      </w:r>
      <w:r w:rsidR="00282E82">
        <w:t>sing</w:t>
      </w:r>
      <w:r w:rsidR="00A0597C">
        <w:t>(</w:t>
      </w:r>
      <w:r w:rsidR="006915C0">
        <w:t>2025</w:t>
      </w:r>
      <w:r w:rsidR="00A0597C">
        <w:t>) . 『</w:t>
      </w:r>
      <w:r w:rsidR="00012BB3">
        <w:t>10日間でBlender練習帳</w:t>
      </w:r>
      <w:r w:rsidR="005A288A">
        <w:t>あかりの灯るお部屋</w:t>
      </w:r>
      <w:r w:rsidR="00A0597C">
        <w:t xml:space="preserve">』 . </w:t>
      </w:r>
      <w:r w:rsidR="009D684F">
        <w:t>インプレス</w:t>
      </w:r>
      <w:r w:rsidR="00723434">
        <w:rPr>
          <w:rFonts w:hint="eastAsia"/>
        </w:rPr>
        <w:t xml:space="preserve">　</w:t>
      </w:r>
      <w:r w:rsidR="00A0597C">
        <w:t>.</w:t>
      </w:r>
    </w:p>
    <w:p w14:paraId="4FC913DB" w14:textId="77777777" w:rsidR="00D15DF2" w:rsidRDefault="00D15DF2" w:rsidP="00D15DF2">
      <w:pPr>
        <w:jc w:val="both"/>
      </w:pPr>
    </w:p>
    <w:p w14:paraId="1BB803E8" w14:textId="77777777" w:rsidR="000D48AB" w:rsidRDefault="006A6FF9" w:rsidP="009404A8">
      <w:pPr>
        <w:numPr>
          <w:ilvl w:val="0"/>
          <w:numId w:val="4"/>
        </w:numPr>
        <w:jc w:val="both"/>
      </w:pPr>
      <w:r>
        <w:rPr>
          <w:rFonts w:hint="eastAsia"/>
        </w:rPr>
        <w:t>ANYCOLOR</w:t>
      </w:r>
      <w:r w:rsidR="0054138C">
        <w:t>(</w:t>
      </w:r>
      <w:r w:rsidR="00502CC5">
        <w:rPr>
          <w:rFonts w:hint="eastAsia"/>
        </w:rPr>
        <w:t>2025</w:t>
      </w:r>
      <w:r w:rsidR="0054138C">
        <w:t>) .</w:t>
      </w:r>
      <w:r w:rsidR="00502CC5">
        <w:rPr>
          <w:rFonts w:hint="eastAsia"/>
        </w:rPr>
        <w:t>「にじさんじ」</w:t>
      </w:r>
      <w:r w:rsidR="0054138C">
        <w:t xml:space="preserve">. </w:t>
      </w:r>
      <w:r w:rsidR="00A46858">
        <w:rPr>
          <w:rFonts w:hint="eastAsia"/>
        </w:rPr>
        <w:t>にじさんじ公式サイト</w:t>
      </w:r>
      <w:r w:rsidR="00F84FB7">
        <w:t>.</w:t>
      </w:r>
    </w:p>
    <w:p w14:paraId="6183ACDC" w14:textId="50547829" w:rsidR="00B97F8E" w:rsidRDefault="00761891" w:rsidP="000D48AB">
      <w:pPr>
        <w:ind w:firstLineChars="250" w:firstLine="550"/>
        <w:jc w:val="both"/>
      </w:pPr>
      <w:r>
        <w:t>（</w:t>
      </w:r>
      <w:hyperlink r:id="rId42" w:history="1">
        <w:r w:rsidR="00A56406" w:rsidRPr="46AF34AF">
          <w:rPr>
            <w:rStyle w:val="ad"/>
          </w:rPr>
          <w:t>https://www.nijisanji.jp</w:t>
        </w:r>
      </w:hyperlink>
      <w:r w:rsidR="00A56406">
        <w:t>）</w:t>
      </w:r>
      <w:r w:rsidR="00346895" w:rsidRPr="000D48AB">
        <w:rPr>
          <w:lang w:val="en-US"/>
        </w:rPr>
        <w:t>.</w:t>
      </w:r>
      <w:r w:rsidR="00EB0EAE" w:rsidRPr="000D48AB">
        <w:rPr>
          <w:lang w:val="en-US"/>
        </w:rPr>
        <w:t xml:space="preserve">　</w:t>
      </w:r>
      <w:r w:rsidR="00EB0EAE" w:rsidRPr="000D48AB">
        <w:rPr>
          <w:rFonts w:hint="eastAsia"/>
          <w:lang w:val="en-US"/>
        </w:rPr>
        <w:t>（閲覧日：2025</w:t>
      </w:r>
      <w:r w:rsidR="00FA5F4B">
        <w:rPr>
          <w:rFonts w:hint="eastAsia"/>
        </w:rPr>
        <w:t>年</w:t>
      </w:r>
      <w:r w:rsidR="00731C9E">
        <w:t>12月</w:t>
      </w:r>
      <w:r w:rsidR="00DA3AE1">
        <w:t>3日</w:t>
      </w:r>
      <w:r w:rsidR="00DB315E">
        <w:t>)</w:t>
      </w:r>
      <w:r w:rsidR="008A7F9D">
        <w:t xml:space="preserve">　</w:t>
      </w:r>
      <w:r w:rsidR="0054138C">
        <w:t>.</w:t>
      </w:r>
    </w:p>
    <w:p w14:paraId="1BA3A85D" w14:textId="77777777" w:rsidR="00D15DF2" w:rsidRDefault="00D15DF2" w:rsidP="00D15DF2">
      <w:pPr>
        <w:jc w:val="both"/>
      </w:pPr>
    </w:p>
    <w:p w14:paraId="69ADD8FB" w14:textId="77777777" w:rsidR="000D48AB" w:rsidRPr="000D48AB" w:rsidRDefault="00061927" w:rsidP="00C7588D">
      <w:pPr>
        <w:numPr>
          <w:ilvl w:val="0"/>
          <w:numId w:val="4"/>
        </w:numPr>
        <w:jc w:val="both"/>
        <w:rPr>
          <w:lang w:val="en-US"/>
        </w:rPr>
      </w:pPr>
      <w:r>
        <w:t xml:space="preserve">星川サラ </w:t>
      </w:r>
      <w:r w:rsidR="00B97F8E">
        <w:t>(2025) .「</w:t>
      </w:r>
      <w:r w:rsidR="0018506A">
        <w:t>星川サラ</w:t>
      </w:r>
      <w:r w:rsidR="00D02962">
        <w:rPr>
          <w:lang w:val="en-US"/>
        </w:rPr>
        <w:t>/</w:t>
      </w:r>
      <w:r w:rsidR="00B233B8">
        <w:rPr>
          <w:rFonts w:hint="eastAsia"/>
        </w:rPr>
        <w:t>SaraHoshikawa</w:t>
      </w:r>
      <w:r w:rsidR="00B97F8E">
        <w:rPr>
          <w:rFonts w:hint="eastAsia"/>
        </w:rPr>
        <w:t>」</w:t>
      </w:r>
      <w:r w:rsidR="00B97F8E">
        <w:t xml:space="preserve">. </w:t>
      </w:r>
      <w:r w:rsidR="00431D56">
        <w:t>星川サラYouTube</w:t>
      </w:r>
      <w:r w:rsidR="00B97F8E">
        <w:t>サイト.</w:t>
      </w:r>
    </w:p>
    <w:p w14:paraId="36A797CF" w14:textId="7D595450" w:rsidR="00C7588D" w:rsidRPr="000D48AB" w:rsidRDefault="004A498C" w:rsidP="000D48AB">
      <w:pPr>
        <w:ind w:left="720"/>
        <w:jc w:val="both"/>
        <w:rPr>
          <w:lang w:val="en-US"/>
        </w:rPr>
      </w:pPr>
      <w:r>
        <w:rPr>
          <w:rFonts w:hint="eastAsia"/>
        </w:rPr>
        <w:lastRenderedPageBreak/>
        <w:t>（</w:t>
      </w:r>
      <w:hyperlink r:id="rId43">
        <w:r w:rsidR="00072F79" w:rsidRPr="0A91E0FF">
          <w:rPr>
            <w:rStyle w:val="ad"/>
          </w:rPr>
          <w:t>https://www.youtube.com/channel/UC9V3Y3_uzU5e-usObb6IE1w</w:t>
        </w:r>
      </w:hyperlink>
      <w:r>
        <w:t>）</w:t>
      </w:r>
      <w:r w:rsidR="00072F79">
        <w:t xml:space="preserve">. </w:t>
      </w:r>
      <w:r w:rsidR="00072F79">
        <w:rPr>
          <w:rFonts w:hint="eastAsia"/>
        </w:rPr>
        <w:t>(</w:t>
      </w:r>
      <w:r w:rsidR="008E03BA">
        <w:rPr>
          <w:rFonts w:hint="eastAsia"/>
        </w:rPr>
        <w:t>閲覧日：</w:t>
      </w:r>
      <w:r w:rsidR="008E03BA" w:rsidRPr="000D48AB">
        <w:rPr>
          <w:lang w:val="en-US"/>
        </w:rPr>
        <w:t>2</w:t>
      </w:r>
      <w:r w:rsidR="008E03BA" w:rsidRPr="000D48AB">
        <w:rPr>
          <w:rFonts w:hint="eastAsia"/>
          <w:lang w:val="en-US"/>
        </w:rPr>
        <w:t>025年12月3日)</w:t>
      </w:r>
      <w:r w:rsidR="00723434" w:rsidRPr="000D48AB">
        <w:rPr>
          <w:rFonts w:hint="eastAsia"/>
          <w:lang w:val="en-US"/>
        </w:rPr>
        <w:t xml:space="preserve">　</w:t>
      </w:r>
      <w:r w:rsidR="008E03BA" w:rsidRPr="000D48AB">
        <w:rPr>
          <w:lang w:val="en-US"/>
        </w:rPr>
        <w:t>.</w:t>
      </w:r>
    </w:p>
    <w:p w14:paraId="29AA27BF" w14:textId="77777777" w:rsidR="00D15DF2" w:rsidRDefault="00D15DF2" w:rsidP="00D15DF2">
      <w:pPr>
        <w:jc w:val="both"/>
        <w:rPr>
          <w:lang w:val="en-US"/>
        </w:rPr>
      </w:pPr>
    </w:p>
    <w:p w14:paraId="24693546" w14:textId="77777777" w:rsidR="00712EE4" w:rsidRDefault="00D15DF2" w:rsidP="003A3A38">
      <w:pPr>
        <w:numPr>
          <w:ilvl w:val="0"/>
          <w:numId w:val="4"/>
        </w:numPr>
        <w:jc w:val="both"/>
        <w:rPr>
          <w:lang w:val="en-US"/>
        </w:rPr>
      </w:pPr>
      <w:r>
        <w:rPr>
          <w:rFonts w:hint="eastAsia"/>
          <w:lang w:val="en-US"/>
        </w:rPr>
        <w:t>3</w:t>
      </w:r>
      <w:r w:rsidR="0078751B" w:rsidRPr="00C7588D">
        <w:rPr>
          <w:rFonts w:hint="eastAsia"/>
          <w:lang w:val="en-US"/>
        </w:rPr>
        <w:t>D</w:t>
      </w:r>
      <w:r w:rsidR="00794E36">
        <w:rPr>
          <w:lang w:val="en-US"/>
        </w:rPr>
        <w:t xml:space="preserve"> </w:t>
      </w:r>
      <w:r w:rsidR="00BB0515" w:rsidRPr="00C7588D">
        <w:rPr>
          <w:rFonts w:hint="eastAsia"/>
          <w:lang w:val="en-US"/>
        </w:rPr>
        <w:t>B</w:t>
      </w:r>
      <w:r w:rsidR="0078751B" w:rsidRPr="00C7588D">
        <w:rPr>
          <w:rFonts w:hint="eastAsia"/>
          <w:lang w:val="en-US"/>
        </w:rPr>
        <w:t>ibi</w:t>
      </w:r>
      <w:r w:rsidR="006542A1" w:rsidRPr="00C7588D">
        <w:rPr>
          <w:rFonts w:hint="eastAsia"/>
          <w:lang w:val="en-US"/>
        </w:rPr>
        <w:t>(</w:t>
      </w:r>
      <w:r w:rsidR="009359A9" w:rsidRPr="00C7588D">
        <w:rPr>
          <w:rFonts w:hint="eastAsia"/>
          <w:lang w:val="en-US"/>
        </w:rPr>
        <w:t>2025)</w:t>
      </w:r>
      <w:r w:rsidR="00F57CCE" w:rsidRPr="00C7588D">
        <w:rPr>
          <w:rFonts w:hint="eastAsia"/>
          <w:lang w:val="en-US"/>
        </w:rPr>
        <w:t>.</w:t>
      </w:r>
      <w:r w:rsidR="00C60E3A">
        <w:rPr>
          <w:rFonts w:hint="eastAsia"/>
        </w:rPr>
        <w:t>「</w:t>
      </w:r>
      <w:r>
        <w:rPr>
          <w:rFonts w:hint="eastAsia"/>
          <w:lang w:val="en-US"/>
        </w:rPr>
        <w:t>3</w:t>
      </w:r>
      <w:r w:rsidR="00352E0E" w:rsidRPr="00C7588D">
        <w:rPr>
          <w:rFonts w:hint="eastAsia"/>
          <w:lang w:val="en-US"/>
        </w:rPr>
        <w:t>D</w:t>
      </w:r>
      <w:r w:rsidR="00794E36">
        <w:rPr>
          <w:lang w:val="en-US"/>
        </w:rPr>
        <w:t xml:space="preserve"> </w:t>
      </w:r>
      <w:r w:rsidR="00352E0E" w:rsidRPr="00C7588D">
        <w:rPr>
          <w:rFonts w:hint="eastAsia"/>
          <w:lang w:val="en-US"/>
        </w:rPr>
        <w:t>Bibi</w:t>
      </w:r>
      <w:r w:rsidR="001B045E">
        <w:t>」</w:t>
      </w:r>
      <w:r w:rsidR="00DC3F20" w:rsidRPr="001B045E">
        <w:rPr>
          <w:lang w:val="en-US"/>
        </w:rPr>
        <w:t>.</w:t>
      </w:r>
      <w:r w:rsidR="00F86F1D">
        <w:rPr>
          <w:rFonts w:hint="eastAsia"/>
          <w:lang w:val="en-US"/>
        </w:rPr>
        <w:t>3</w:t>
      </w:r>
      <w:r w:rsidR="00871D04" w:rsidRPr="001B045E">
        <w:rPr>
          <w:rFonts w:hint="eastAsia"/>
          <w:lang w:val="en-US"/>
        </w:rPr>
        <w:t>D</w:t>
      </w:r>
      <w:r w:rsidR="00794E36">
        <w:rPr>
          <w:lang w:val="en-US"/>
        </w:rPr>
        <w:t xml:space="preserve"> </w:t>
      </w:r>
      <w:r w:rsidR="00871D04" w:rsidRPr="001B045E">
        <w:rPr>
          <w:rFonts w:hint="eastAsia"/>
          <w:lang w:val="en-US"/>
        </w:rPr>
        <w:t>Bibi</w:t>
      </w:r>
      <w:r w:rsidR="00707FB8">
        <w:rPr>
          <w:rFonts w:hint="eastAsia"/>
          <w:lang w:val="en-US"/>
        </w:rPr>
        <w:t>YouTube</w:t>
      </w:r>
      <w:r w:rsidR="00871D04" w:rsidRPr="001B045E">
        <w:rPr>
          <w:rFonts w:hint="eastAsia"/>
          <w:lang w:val="en-US"/>
        </w:rPr>
        <w:t>サイ</w:t>
      </w:r>
      <w:r w:rsidR="00707FB8">
        <w:rPr>
          <w:rFonts w:hint="eastAsia"/>
          <w:lang w:val="en-US"/>
        </w:rPr>
        <w:t>ト</w:t>
      </w:r>
      <w:r w:rsidR="00871D04" w:rsidRPr="001B045E">
        <w:rPr>
          <w:lang w:val="en-US"/>
        </w:rPr>
        <w:t>.</w:t>
      </w:r>
      <w:r w:rsidR="00046ED9" w:rsidRPr="001B045E">
        <w:rPr>
          <w:rFonts w:hint="eastAsia"/>
          <w:lang w:val="en-US"/>
        </w:rPr>
        <w:t xml:space="preserve">　</w:t>
      </w:r>
    </w:p>
    <w:p w14:paraId="54AAF9DE" w14:textId="13ACC45E" w:rsidR="000D48AB" w:rsidRDefault="00C6303F" w:rsidP="00B33730">
      <w:pPr>
        <w:ind w:left="720"/>
        <w:jc w:val="both"/>
        <w:rPr>
          <w:lang w:val="en-US"/>
        </w:rPr>
      </w:pPr>
      <w:r w:rsidRPr="00C6303F">
        <w:rPr>
          <w:rFonts w:hint="eastAsia"/>
          <w:lang w:val="en-US"/>
        </w:rPr>
        <w:t>（</w:t>
      </w:r>
      <w:hyperlink r:id="rId44" w:history="1">
        <w:r w:rsidRPr="00B33730">
          <w:rPr>
            <w:rStyle w:val="ad"/>
            <w:lang w:val="en-US"/>
          </w:rPr>
          <w:t>https://www.youtube.com/@3DBibi</w:t>
        </w:r>
      </w:hyperlink>
      <w:r w:rsidRPr="00C6303F">
        <w:rPr>
          <w:lang w:val="en-US"/>
        </w:rPr>
        <w:t>）.　（閲覧日：2025年12月3日）.</w:t>
      </w:r>
    </w:p>
    <w:p w14:paraId="3E2AB042" w14:textId="77777777" w:rsidR="00190367" w:rsidRDefault="00190367" w:rsidP="00C454A3">
      <w:pPr>
        <w:jc w:val="both"/>
        <w:rPr>
          <w:lang w:val="en-US"/>
        </w:rPr>
      </w:pPr>
    </w:p>
    <w:p w14:paraId="12CB5CAB" w14:textId="77777777" w:rsidR="004A246B" w:rsidRDefault="00FA2BA0" w:rsidP="00070984">
      <w:pPr>
        <w:numPr>
          <w:ilvl w:val="0"/>
          <w:numId w:val="4"/>
        </w:numPr>
        <w:jc w:val="both"/>
        <w:rPr>
          <w:lang w:val="en-US"/>
        </w:rPr>
      </w:pPr>
      <w:r>
        <w:rPr>
          <w:rFonts w:hint="eastAsia"/>
          <w:lang w:val="en-US"/>
        </w:rPr>
        <w:t>Any</w:t>
      </w:r>
      <w:r>
        <w:rPr>
          <w:lang w:val="en-US"/>
        </w:rPr>
        <w:t>/</w:t>
      </w:r>
      <w:r w:rsidR="00135DB9">
        <w:rPr>
          <w:rFonts w:hint="eastAsia"/>
          <w:lang w:val="en-US"/>
        </w:rPr>
        <w:t>エニー（2023</w:t>
      </w:r>
      <w:r w:rsidR="00115ECC">
        <w:rPr>
          <w:lang w:val="en-US"/>
        </w:rPr>
        <w:t>）</w:t>
      </w:r>
      <w:r w:rsidR="00115ECC" w:rsidRPr="00115ECC">
        <w:rPr>
          <w:lang w:val="en-US"/>
        </w:rPr>
        <w:t>.</w:t>
      </w:r>
      <w:r w:rsidR="00135DB9" w:rsidRPr="00115ECC">
        <w:rPr>
          <w:rFonts w:hint="eastAsia"/>
          <w:lang w:val="en-US"/>
        </w:rPr>
        <w:t>「ぺこまり逆凸VS星川サラ」</w:t>
      </w:r>
      <w:r w:rsidR="00115ECC">
        <w:rPr>
          <w:rFonts w:hint="eastAsia"/>
          <w:lang w:val="en-US"/>
        </w:rPr>
        <w:t>.</w:t>
      </w:r>
      <w:r w:rsidR="00115ECC" w:rsidRPr="00115ECC">
        <w:rPr>
          <w:lang w:val="en-US"/>
        </w:rPr>
        <w:t>Any/</w:t>
      </w:r>
      <w:r w:rsidR="00115ECC" w:rsidRPr="00115ECC">
        <w:rPr>
          <w:rFonts w:hint="eastAsia"/>
          <w:lang w:val="en-US"/>
        </w:rPr>
        <w:t>エニーXサイト</w:t>
      </w:r>
      <w:r w:rsidR="007F4E11">
        <w:rPr>
          <w:rFonts w:hint="eastAsia"/>
          <w:lang w:val="en-US"/>
        </w:rPr>
        <w:t xml:space="preserve">　</w:t>
      </w:r>
      <w:r w:rsidR="007F4E11">
        <w:rPr>
          <w:lang w:val="en-US"/>
        </w:rPr>
        <w:t>.</w:t>
      </w:r>
    </w:p>
    <w:p w14:paraId="46143A26" w14:textId="7A424A3A" w:rsidR="00070984" w:rsidRPr="004A246B" w:rsidRDefault="007F4E11" w:rsidP="004A246B">
      <w:pPr>
        <w:ind w:left="720"/>
        <w:jc w:val="both"/>
        <w:rPr>
          <w:lang w:val="en-US"/>
        </w:rPr>
      </w:pPr>
      <w:r w:rsidRPr="004A246B">
        <w:rPr>
          <w:rFonts w:hint="eastAsia"/>
          <w:lang w:val="en-US"/>
        </w:rPr>
        <w:t>(</w:t>
      </w:r>
      <w:hyperlink r:id="rId45" w:history="1">
        <w:r w:rsidR="004A246B" w:rsidRPr="003A18FC">
          <w:rPr>
            <w:rStyle w:val="ad"/>
            <w:lang w:val="en-US"/>
          </w:rPr>
          <w:t>https://x.com/any512/status/1655055464017850369?s=46&amp;t=cIr9WSwTt4wCoNQP2gPSuQ</w:t>
        </w:r>
      </w:hyperlink>
      <w:r w:rsidRPr="004A246B">
        <w:rPr>
          <w:lang w:val="en-US"/>
        </w:rPr>
        <w:t>)</w:t>
      </w:r>
      <w:r w:rsidR="00070984" w:rsidRPr="004A246B">
        <w:rPr>
          <w:lang w:val="en-US"/>
        </w:rPr>
        <w:t xml:space="preserve"> .</w:t>
      </w:r>
      <w:r w:rsidR="00070984" w:rsidRPr="004A246B">
        <w:rPr>
          <w:rFonts w:hint="eastAsia"/>
          <w:lang w:val="en-US"/>
        </w:rPr>
        <w:t xml:space="preserve">　（</w:t>
      </w:r>
      <w:r w:rsidR="00202192" w:rsidRPr="004A246B">
        <w:rPr>
          <w:rFonts w:hint="eastAsia"/>
          <w:lang w:val="en-US"/>
        </w:rPr>
        <w:t>閲覧日：2025年12月3日）</w:t>
      </w:r>
      <w:r w:rsidR="00202192" w:rsidRPr="004A246B">
        <w:rPr>
          <w:lang w:val="en-US"/>
        </w:rPr>
        <w:t xml:space="preserve"> .</w:t>
      </w:r>
    </w:p>
    <w:p w14:paraId="07B439BA" w14:textId="77777777" w:rsidR="007F4E11" w:rsidRPr="007F4E11" w:rsidRDefault="007F4E11" w:rsidP="00202192">
      <w:pPr>
        <w:jc w:val="both"/>
        <w:rPr>
          <w:lang w:val="en-US"/>
        </w:rPr>
      </w:pPr>
    </w:p>
    <w:p w14:paraId="61F7F884" w14:textId="77777777" w:rsidR="0012071F" w:rsidRDefault="00AE3F5D" w:rsidP="00663B08">
      <w:pPr>
        <w:numPr>
          <w:ilvl w:val="0"/>
          <w:numId w:val="4"/>
        </w:numPr>
        <w:jc w:val="both"/>
        <w:rPr>
          <w:lang w:val="en-US"/>
        </w:rPr>
      </w:pPr>
      <w:r>
        <w:rPr>
          <w:rFonts w:hint="eastAsia"/>
          <w:lang w:val="en-US"/>
        </w:rPr>
        <w:t>翡翠</w:t>
      </w:r>
      <w:r>
        <w:rPr>
          <w:lang w:val="en-US"/>
        </w:rPr>
        <w:t>/</w:t>
      </w:r>
      <w:r w:rsidR="00F60942">
        <w:rPr>
          <w:rFonts w:hint="eastAsia"/>
          <w:lang w:val="en-US"/>
        </w:rPr>
        <w:t>Hisui（2022）</w:t>
      </w:r>
      <w:r w:rsidR="00F60942">
        <w:rPr>
          <w:lang w:val="en-US"/>
        </w:rPr>
        <w:t>.</w:t>
      </w:r>
      <w:r w:rsidR="00F60942">
        <w:rPr>
          <w:rFonts w:hint="eastAsia"/>
          <w:lang w:val="en-US"/>
        </w:rPr>
        <w:t>「</w:t>
      </w:r>
      <w:r w:rsidR="00336C3F">
        <w:rPr>
          <w:rFonts w:hint="eastAsia"/>
          <w:lang w:val="en-US"/>
        </w:rPr>
        <w:t>Hurrah」</w:t>
      </w:r>
      <w:r w:rsidR="003E198C">
        <w:rPr>
          <w:rFonts w:hint="eastAsia"/>
          <w:lang w:val="en-US"/>
        </w:rPr>
        <w:t>.翡翠</w:t>
      </w:r>
      <w:r w:rsidR="003E198C">
        <w:rPr>
          <w:lang w:val="en-US"/>
        </w:rPr>
        <w:t>/</w:t>
      </w:r>
      <w:r w:rsidR="003E198C">
        <w:rPr>
          <w:rFonts w:hint="eastAsia"/>
          <w:lang w:val="en-US"/>
        </w:rPr>
        <w:t>Hisui</w:t>
      </w:r>
      <w:r w:rsidR="00B80276">
        <w:rPr>
          <w:rFonts w:hint="eastAsia"/>
          <w:lang w:val="en-US"/>
        </w:rPr>
        <w:t xml:space="preserve">Xサイト　</w:t>
      </w:r>
      <w:r w:rsidR="00B80276">
        <w:rPr>
          <w:lang w:val="en-US"/>
        </w:rPr>
        <w:t>.</w:t>
      </w:r>
    </w:p>
    <w:p w14:paraId="729DBD4B" w14:textId="44ED0383" w:rsidR="00663B08" w:rsidRPr="0012071F" w:rsidRDefault="00494A25" w:rsidP="00446A86">
      <w:pPr>
        <w:ind w:left="720"/>
        <w:jc w:val="both"/>
        <w:rPr>
          <w:lang w:val="en-US"/>
        </w:rPr>
      </w:pPr>
      <w:r w:rsidRPr="0012071F">
        <w:rPr>
          <w:rFonts w:hint="eastAsia"/>
          <w:lang w:val="en-US"/>
        </w:rPr>
        <w:t>(</w:t>
      </w:r>
      <w:hyperlink r:id="rId46" w:history="1">
        <w:r w:rsidR="00757FFE" w:rsidRPr="0012071F">
          <w:rPr>
            <w:rStyle w:val="ad"/>
            <w:lang w:val="en-US"/>
          </w:rPr>
          <w:t>https://x.com/jade_0518/status/1561299324625387521?s=46&amp;t=cIr9WSwTt4wCoNQP2gPSuQ</w:t>
        </w:r>
      </w:hyperlink>
      <w:r w:rsidR="007760DC" w:rsidRPr="0012071F">
        <w:rPr>
          <w:rFonts w:hint="eastAsia"/>
          <w:lang w:val="en-US"/>
        </w:rPr>
        <w:t>）</w:t>
      </w:r>
      <w:r w:rsidR="007760DC" w:rsidRPr="0012071F">
        <w:rPr>
          <w:lang w:val="en-US"/>
        </w:rPr>
        <w:t>.</w:t>
      </w:r>
      <w:r w:rsidR="007760DC" w:rsidRPr="0012071F">
        <w:rPr>
          <w:rFonts w:hint="eastAsia"/>
          <w:lang w:val="en-US"/>
        </w:rPr>
        <w:t xml:space="preserve"> （</w:t>
      </w:r>
      <w:r w:rsidR="00663B08" w:rsidRPr="0012071F">
        <w:rPr>
          <w:rFonts w:hint="eastAsia"/>
          <w:lang w:val="en-US"/>
        </w:rPr>
        <w:t>閲覧日：2025年12月3日）</w:t>
      </w:r>
      <w:r w:rsidR="00A906CF" w:rsidRPr="0012071F">
        <w:rPr>
          <w:rFonts w:hint="eastAsia"/>
          <w:lang w:val="en-US"/>
        </w:rPr>
        <w:t xml:space="preserve"> </w:t>
      </w:r>
      <w:r w:rsidR="00663B08" w:rsidRPr="0012071F">
        <w:rPr>
          <w:lang w:val="en-US"/>
        </w:rPr>
        <w:t>.</w:t>
      </w:r>
    </w:p>
    <w:p w14:paraId="00000062" w14:textId="77777777" w:rsidR="003C557F" w:rsidRPr="00494A25" w:rsidRDefault="003C557F" w:rsidP="008A6BD2">
      <w:pPr>
        <w:rPr>
          <w:lang w:val="en-US"/>
        </w:rPr>
      </w:pPr>
    </w:p>
    <w:sectPr w:rsidR="003C557F" w:rsidRPr="00494A25">
      <w:type w:val="continuous"/>
      <w:pgSz w:w="11906" w:h="16838"/>
      <w:pgMar w:top="1133" w:right="1133" w:bottom="1133" w:left="1133" w:header="720" w:footer="720" w:gutter="0"/>
      <w:cols w:space="720" w:equalWidth="0">
        <w:col w:w="963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4B4C4" w14:textId="77777777" w:rsidR="005F30A4" w:rsidRDefault="005F30A4">
      <w:pPr>
        <w:spacing w:line="240" w:lineRule="auto"/>
      </w:pPr>
      <w:r>
        <w:separator/>
      </w:r>
    </w:p>
  </w:endnote>
  <w:endnote w:type="continuationSeparator" w:id="0">
    <w:p w14:paraId="0735CE70" w14:textId="77777777" w:rsidR="005F30A4" w:rsidRDefault="005F30A4">
      <w:pPr>
        <w:spacing w:line="240" w:lineRule="auto"/>
      </w:pPr>
      <w:r>
        <w:continuationSeparator/>
      </w:r>
    </w:p>
  </w:endnote>
  <w:endnote w:type="continuationNotice" w:id="1">
    <w:p w14:paraId="689FF146" w14:textId="77777777" w:rsidR="005F30A4" w:rsidRDefault="005F30A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AF6776A-1195-CB4B-A406-3F49DFF423C3}"/>
  </w:font>
  <w:font w:name="Wingdings">
    <w:panose1 w:val="05000000000000000000"/>
    <w:charset w:val="00"/>
    <w:family w:val="decorative"/>
    <w:pitch w:val="variable"/>
    <w:sig w:usb0="00000003" w:usb1="00000000" w:usb2="00000000" w:usb3="00000000" w:csb0="80000001" w:csb1="00000000"/>
    <w:embedRegular r:id="rId2" w:fontKey="{D00EA8A4-2E21-B446-9E53-B841B0777874}"/>
  </w:font>
  <w:font w:name="HiraMinProN-W3">
    <w:altName w:val="MS Gothic"/>
    <w:panose1 w:val="02020300000000000000"/>
    <w:charset w:val="80"/>
    <w:family w:val="roman"/>
    <w:pitch w:val="variable"/>
    <w:sig w:usb0="E00002FF" w:usb1="7AC7FFFF" w:usb2="00000012" w:usb3="00000000" w:csb0="0002000D" w:csb1="00000000"/>
  </w:font>
  <w:font w:name="ＭＳ 明朝">
    <w:altName w:val="MS Mincho"/>
    <w:panose1 w:val="02020609040205080304"/>
    <w:charset w:val="80"/>
    <w:family w:val="modern"/>
    <w:pitch w:val="fixed"/>
    <w:sig w:usb0="E00002FF" w:usb1="6AC7FDFB" w:usb2="08000012" w:usb3="00000000" w:csb0="0002009F" w:csb1="00000000"/>
    <w:embedRegular r:id="rId3" w:subsetted="1" w:fontKey="{833EC12B-E1BD-FC43-B47F-3A96793C8F90}"/>
    <w:embedBold r:id="rId4" w:subsetted="1" w:fontKey="{E946D4E6-709C-CE47-B5CF-64BC21D87DF0}"/>
  </w:font>
  <w:font w:name="Trebuchet MS">
    <w:panose1 w:val="020B0603020202020204"/>
    <w:charset w:val="00"/>
    <w:family w:val="swiss"/>
    <w:pitch w:val="variable"/>
    <w:sig w:usb0="00000687" w:usb1="00000000" w:usb2="00000000" w:usb3="00000000" w:csb0="0000009F" w:csb1="00000000"/>
    <w:embedRegular r:id="rId5" w:fontKey="{FF450762-FFA6-FE4D-82F8-9C26F0232958}"/>
    <w:embedBold r:id="rId6" w:fontKey="{AA604AE9-F357-E14A-AD42-1DA564C2C9FB}"/>
    <w:embedItalic r:id="rId7" w:fontKey="{D20F91EE-A102-9D46-BD6C-B76B5E0A3098}"/>
  </w:font>
  <w:font w:name="ＭＳ Ｐゴシック">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877CAE69-FFED-2B43-B599-064247FC2B4C}"/>
  </w:font>
  <w:font w:name="Cambria">
    <w:panose1 w:val="02040503050406030204"/>
    <w:charset w:val="00"/>
    <w:family w:val="roman"/>
    <w:pitch w:val="variable"/>
    <w:sig w:usb0="E00002FF" w:usb1="400004FF" w:usb2="00000000" w:usb3="00000000" w:csb0="0000019F" w:csb1="00000000"/>
    <w:embedRegular r:id="rId9" w:fontKey="{FD23AAB5-DDF0-1F4F-AAA3-F65CFD6A54BC}"/>
  </w:font>
  <w:font w:name="Arial">
    <w:panose1 w:val="020B0604020202020204"/>
    <w:charset w:val="00"/>
    <w:family w:val="swiss"/>
    <w:pitch w:val="variable"/>
    <w:sig w:usb0="E0002AFF" w:usb1="C0007843" w:usb2="00000009" w:usb3="00000000" w:csb0="000001FF" w:csb1="00000000"/>
    <w:embedRegular r:id="rId10" w:fontKey="{5995A0CF-3508-BC4B-AD96-7802B6E295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6E9C" w14:textId="77777777" w:rsidR="00D966FD" w:rsidRDefault="00D966F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4BAAF2D2" w:rsidR="003C557F" w:rsidRDefault="008C793D">
    <w:pPr>
      <w:jc w:val="center"/>
    </w:pPr>
    <w:r>
      <w:fldChar w:fldCharType="begin"/>
    </w:r>
    <w:r>
      <w:instrText>PAGE</w:instrText>
    </w:r>
    <w:r>
      <w:fldChar w:fldCharType="separate"/>
    </w:r>
    <w:r w:rsidR="00F26D5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6" w14:textId="77777777" w:rsidR="003C557F" w:rsidRDefault="003C557F">
    <w:pPr>
      <w:jc w:val="right"/>
    </w:pPr>
  </w:p>
  <w:p w14:paraId="00000067" w14:textId="77777777" w:rsidR="003C557F" w:rsidRDefault="003C557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68A33" w14:textId="77777777" w:rsidR="005F30A4" w:rsidRDefault="005F30A4">
      <w:pPr>
        <w:spacing w:line="240" w:lineRule="auto"/>
      </w:pPr>
      <w:r>
        <w:separator/>
      </w:r>
    </w:p>
  </w:footnote>
  <w:footnote w:type="continuationSeparator" w:id="0">
    <w:p w14:paraId="021061F3" w14:textId="77777777" w:rsidR="005F30A4" w:rsidRDefault="005F30A4">
      <w:pPr>
        <w:spacing w:line="240" w:lineRule="auto"/>
      </w:pPr>
      <w:r>
        <w:continuationSeparator/>
      </w:r>
    </w:p>
  </w:footnote>
  <w:footnote w:type="continuationNotice" w:id="1">
    <w:p w14:paraId="59FC9B79" w14:textId="77777777" w:rsidR="005F30A4" w:rsidRDefault="005F30A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C673" w14:textId="77777777" w:rsidR="00A54C39" w:rsidRDefault="00A54C3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35044AD7" w:rsidR="003C557F" w:rsidRPr="0032505D" w:rsidRDefault="653CD7C0">
    <w:pPr>
      <w:rPr>
        <w:sz w:val="18"/>
        <w:szCs w:val="18"/>
        <w:lang w:val="en-US"/>
      </w:rPr>
    </w:pPr>
    <w:r w:rsidRPr="653CD7C0">
      <w:rPr>
        <w:sz w:val="18"/>
        <w:szCs w:val="18"/>
        <w:lang w:val="en-US"/>
      </w:rPr>
      <w:t>2025</w:t>
    </w:r>
    <w:r w:rsidRPr="653CD7C0">
      <w:rPr>
        <w:sz w:val="18"/>
        <w:szCs w:val="18"/>
      </w:rPr>
      <w:t xml:space="preserve">年度卒業研究 </w:t>
    </w:r>
    <w:r w:rsidRPr="00CC09C2">
      <w:rPr>
        <w:rFonts w:asciiTheme="minorEastAsia" w:hAnsiTheme="minorEastAsia"/>
        <w:sz w:val="18"/>
        <w:szCs w:val="18"/>
      </w:rPr>
      <w:t>「VTuberのキャラクター属性を空間デザイン要素へ翻訳するための手法の研究 ―星川サラを例にして</w:t>
    </w:r>
    <w:r w:rsidRPr="653CD7C0">
      <w:rPr>
        <w:sz w:val="18"/>
        <w:szCs w:val="18"/>
      </w:rPr>
      <w:t>」</w:t>
    </w:r>
    <w:del w:id="0" w:author="高尾 俊介" w:date="2026-01-26T14:54:00Z" w16du:dateUtc="2026-01-26T05:54:00Z">
      <w:r w:rsidRPr="653CD7C0" w:rsidDel="00A32F21">
        <w:rPr>
          <w:sz w:val="18"/>
          <w:szCs w:val="18"/>
        </w:rPr>
        <w:delText>1522014　大西夏羽</w:delText>
      </w:r>
    </w:del>
  </w:p>
  <w:p w14:paraId="00000064" w14:textId="6409A0C0" w:rsidR="003C557F" w:rsidRDefault="003C557F" w:rsidP="00E0198C">
    <w:pPr>
      <w:rPr>
        <w:rFonts w:asciiTheme="minorEastAsia" w:hAnsiTheme="minorEastAsia"/>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3C557F" w:rsidRDefault="003C557F"/>
</w:hdr>
</file>

<file path=word/intelligence2.xml><?xml version="1.0" encoding="utf-8"?>
<int2:intelligence xmlns:int2="http://schemas.microsoft.com/office/intelligence/2020/intelligence" xmlns:oel="http://schemas.microsoft.com/office/2019/extlst">
  <int2:observations>
    <int2:textHash int2:hashCode="ISZB65yKqRTfRh" int2:id="bUmXWcq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6D9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03363A"/>
    <w:multiLevelType w:val="hybridMultilevel"/>
    <w:tmpl w:val="10D05B1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E81365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46472E7"/>
    <w:multiLevelType w:val="multilevel"/>
    <w:tmpl w:val="C24EA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E6C462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36083770">
    <w:abstractNumId w:val="3"/>
  </w:num>
  <w:num w:numId="2" w16cid:durableId="653030021">
    <w:abstractNumId w:val="0"/>
  </w:num>
  <w:num w:numId="3" w16cid:durableId="1085686967">
    <w:abstractNumId w:val="2"/>
  </w:num>
  <w:num w:numId="4" w16cid:durableId="385179123">
    <w:abstractNumId w:val="4"/>
  </w:num>
  <w:num w:numId="5" w16cid:durableId="6238033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高尾 俊介">
    <w15:presenceInfo w15:providerId="AD" w15:userId="S::takawo@konan-wu.ac.jp::ac2e29d0-c1e3-4985-99e8-a4d26442a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embedTrueTypeFonts/>
  <w:bordersDoNotSurroundHeader/>
  <w:bordersDoNotSurroundFooter/>
  <w:trackRevisions/>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448"/>
    <w:rsid w:val="0000040D"/>
    <w:rsid w:val="000013BE"/>
    <w:rsid w:val="0000424E"/>
    <w:rsid w:val="000071D0"/>
    <w:rsid w:val="00007FF0"/>
    <w:rsid w:val="00012BB3"/>
    <w:rsid w:val="00012E68"/>
    <w:rsid w:val="00015205"/>
    <w:rsid w:val="00015690"/>
    <w:rsid w:val="00015820"/>
    <w:rsid w:val="000177C7"/>
    <w:rsid w:val="00020D1B"/>
    <w:rsid w:val="00022AD4"/>
    <w:rsid w:val="00023DB4"/>
    <w:rsid w:val="00023E78"/>
    <w:rsid w:val="0002754C"/>
    <w:rsid w:val="00027EF5"/>
    <w:rsid w:val="00031F1D"/>
    <w:rsid w:val="00032C14"/>
    <w:rsid w:val="00035BBD"/>
    <w:rsid w:val="00040068"/>
    <w:rsid w:val="000404D9"/>
    <w:rsid w:val="00041F25"/>
    <w:rsid w:val="00042F70"/>
    <w:rsid w:val="00046ED9"/>
    <w:rsid w:val="00047D1B"/>
    <w:rsid w:val="00051538"/>
    <w:rsid w:val="000523C0"/>
    <w:rsid w:val="00056BE0"/>
    <w:rsid w:val="00057325"/>
    <w:rsid w:val="000578D3"/>
    <w:rsid w:val="0005798E"/>
    <w:rsid w:val="00060229"/>
    <w:rsid w:val="0006085B"/>
    <w:rsid w:val="00060FA2"/>
    <w:rsid w:val="00061283"/>
    <w:rsid w:val="00061927"/>
    <w:rsid w:val="00061A7C"/>
    <w:rsid w:val="00062027"/>
    <w:rsid w:val="000627F4"/>
    <w:rsid w:val="00063F3A"/>
    <w:rsid w:val="000643F5"/>
    <w:rsid w:val="000644F0"/>
    <w:rsid w:val="00065640"/>
    <w:rsid w:val="00065F1C"/>
    <w:rsid w:val="000668DB"/>
    <w:rsid w:val="00070984"/>
    <w:rsid w:val="00070EEC"/>
    <w:rsid w:val="00070F6D"/>
    <w:rsid w:val="00071AE0"/>
    <w:rsid w:val="00072172"/>
    <w:rsid w:val="00072F79"/>
    <w:rsid w:val="0007312D"/>
    <w:rsid w:val="0007425C"/>
    <w:rsid w:val="0007466B"/>
    <w:rsid w:val="000748ED"/>
    <w:rsid w:val="00080BB0"/>
    <w:rsid w:val="000813C5"/>
    <w:rsid w:val="000831EA"/>
    <w:rsid w:val="00084746"/>
    <w:rsid w:val="00085959"/>
    <w:rsid w:val="000900B3"/>
    <w:rsid w:val="000902C8"/>
    <w:rsid w:val="00091272"/>
    <w:rsid w:val="0009397A"/>
    <w:rsid w:val="00094173"/>
    <w:rsid w:val="000A033B"/>
    <w:rsid w:val="000A1848"/>
    <w:rsid w:val="000A1FAA"/>
    <w:rsid w:val="000A60C5"/>
    <w:rsid w:val="000B1C9B"/>
    <w:rsid w:val="000B1F33"/>
    <w:rsid w:val="000B76CD"/>
    <w:rsid w:val="000C17D1"/>
    <w:rsid w:val="000C2BC9"/>
    <w:rsid w:val="000C4904"/>
    <w:rsid w:val="000C5504"/>
    <w:rsid w:val="000C7C59"/>
    <w:rsid w:val="000C7E0F"/>
    <w:rsid w:val="000D2461"/>
    <w:rsid w:val="000D2E96"/>
    <w:rsid w:val="000D2F14"/>
    <w:rsid w:val="000D345E"/>
    <w:rsid w:val="000D4310"/>
    <w:rsid w:val="000D48AB"/>
    <w:rsid w:val="000D553E"/>
    <w:rsid w:val="000D5D17"/>
    <w:rsid w:val="000D7D84"/>
    <w:rsid w:val="000E00C9"/>
    <w:rsid w:val="000E034E"/>
    <w:rsid w:val="000E0550"/>
    <w:rsid w:val="000F11EF"/>
    <w:rsid w:val="000F194F"/>
    <w:rsid w:val="000F380A"/>
    <w:rsid w:val="000F740A"/>
    <w:rsid w:val="0010170B"/>
    <w:rsid w:val="00102DE7"/>
    <w:rsid w:val="00102ED7"/>
    <w:rsid w:val="00103D33"/>
    <w:rsid w:val="00103E3B"/>
    <w:rsid w:val="0010599F"/>
    <w:rsid w:val="00107017"/>
    <w:rsid w:val="00113D48"/>
    <w:rsid w:val="001145B5"/>
    <w:rsid w:val="00115BAD"/>
    <w:rsid w:val="00115ECC"/>
    <w:rsid w:val="001171CF"/>
    <w:rsid w:val="00120207"/>
    <w:rsid w:val="0012071F"/>
    <w:rsid w:val="00121236"/>
    <w:rsid w:val="00121972"/>
    <w:rsid w:val="00124D42"/>
    <w:rsid w:val="001258E5"/>
    <w:rsid w:val="001276CC"/>
    <w:rsid w:val="00130FD7"/>
    <w:rsid w:val="0013109A"/>
    <w:rsid w:val="001327AA"/>
    <w:rsid w:val="0013454A"/>
    <w:rsid w:val="00135DB9"/>
    <w:rsid w:val="00137194"/>
    <w:rsid w:val="0014347D"/>
    <w:rsid w:val="00145C41"/>
    <w:rsid w:val="00146D85"/>
    <w:rsid w:val="00147D7C"/>
    <w:rsid w:val="001519E1"/>
    <w:rsid w:val="001533D8"/>
    <w:rsid w:val="001561BC"/>
    <w:rsid w:val="00157870"/>
    <w:rsid w:val="00157B92"/>
    <w:rsid w:val="0016019E"/>
    <w:rsid w:val="00160771"/>
    <w:rsid w:val="00161546"/>
    <w:rsid w:val="00161D8E"/>
    <w:rsid w:val="0016302D"/>
    <w:rsid w:val="0016315F"/>
    <w:rsid w:val="00163842"/>
    <w:rsid w:val="001650FF"/>
    <w:rsid w:val="001651CC"/>
    <w:rsid w:val="00166DD4"/>
    <w:rsid w:val="00174709"/>
    <w:rsid w:val="0017588F"/>
    <w:rsid w:val="00177D6B"/>
    <w:rsid w:val="00177FC7"/>
    <w:rsid w:val="00180483"/>
    <w:rsid w:val="00180C51"/>
    <w:rsid w:val="00180DC3"/>
    <w:rsid w:val="00181B77"/>
    <w:rsid w:val="00181CAE"/>
    <w:rsid w:val="001831B8"/>
    <w:rsid w:val="001835B8"/>
    <w:rsid w:val="0018506A"/>
    <w:rsid w:val="00185720"/>
    <w:rsid w:val="0018597B"/>
    <w:rsid w:val="00185BE3"/>
    <w:rsid w:val="001860CE"/>
    <w:rsid w:val="00186D48"/>
    <w:rsid w:val="001874DA"/>
    <w:rsid w:val="00190367"/>
    <w:rsid w:val="00191437"/>
    <w:rsid w:val="001916AF"/>
    <w:rsid w:val="00191948"/>
    <w:rsid w:val="00191AB1"/>
    <w:rsid w:val="00192FD2"/>
    <w:rsid w:val="001933DE"/>
    <w:rsid w:val="001A09E0"/>
    <w:rsid w:val="001A764B"/>
    <w:rsid w:val="001A7CED"/>
    <w:rsid w:val="001B045E"/>
    <w:rsid w:val="001B362C"/>
    <w:rsid w:val="001B3B1F"/>
    <w:rsid w:val="001B50A4"/>
    <w:rsid w:val="001C028D"/>
    <w:rsid w:val="001C7623"/>
    <w:rsid w:val="001C7FA4"/>
    <w:rsid w:val="001D06CF"/>
    <w:rsid w:val="001D0D0B"/>
    <w:rsid w:val="001D66C0"/>
    <w:rsid w:val="001D7F98"/>
    <w:rsid w:val="001E08B9"/>
    <w:rsid w:val="001E3B3E"/>
    <w:rsid w:val="001E57E7"/>
    <w:rsid w:val="001F02DC"/>
    <w:rsid w:val="001F5638"/>
    <w:rsid w:val="001F62D1"/>
    <w:rsid w:val="001F6461"/>
    <w:rsid w:val="001F71D9"/>
    <w:rsid w:val="001F7F86"/>
    <w:rsid w:val="00201B01"/>
    <w:rsid w:val="00202192"/>
    <w:rsid w:val="00202DF1"/>
    <w:rsid w:val="0020664E"/>
    <w:rsid w:val="002103A1"/>
    <w:rsid w:val="002105CA"/>
    <w:rsid w:val="00216D99"/>
    <w:rsid w:val="00217A9D"/>
    <w:rsid w:val="00221B6C"/>
    <w:rsid w:val="00223710"/>
    <w:rsid w:val="00225C7F"/>
    <w:rsid w:val="002272F5"/>
    <w:rsid w:val="002278AA"/>
    <w:rsid w:val="00227E32"/>
    <w:rsid w:val="00230F75"/>
    <w:rsid w:val="00233FB3"/>
    <w:rsid w:val="00234BA7"/>
    <w:rsid w:val="002404AB"/>
    <w:rsid w:val="00243C55"/>
    <w:rsid w:val="0024636D"/>
    <w:rsid w:val="00246B75"/>
    <w:rsid w:val="00246E46"/>
    <w:rsid w:val="00252B43"/>
    <w:rsid w:val="00252CA0"/>
    <w:rsid w:val="00253966"/>
    <w:rsid w:val="002627E8"/>
    <w:rsid w:val="00262EF8"/>
    <w:rsid w:val="00273115"/>
    <w:rsid w:val="00273181"/>
    <w:rsid w:val="002743BB"/>
    <w:rsid w:val="0027558E"/>
    <w:rsid w:val="00276203"/>
    <w:rsid w:val="00282E82"/>
    <w:rsid w:val="002830C8"/>
    <w:rsid w:val="0028363E"/>
    <w:rsid w:val="00283DCD"/>
    <w:rsid w:val="00284F39"/>
    <w:rsid w:val="00284FCF"/>
    <w:rsid w:val="00285E12"/>
    <w:rsid w:val="0028714E"/>
    <w:rsid w:val="00293A52"/>
    <w:rsid w:val="0029459A"/>
    <w:rsid w:val="00297A4C"/>
    <w:rsid w:val="002A0C08"/>
    <w:rsid w:val="002A3304"/>
    <w:rsid w:val="002A61ED"/>
    <w:rsid w:val="002A656B"/>
    <w:rsid w:val="002A6A7D"/>
    <w:rsid w:val="002A6E9B"/>
    <w:rsid w:val="002B0229"/>
    <w:rsid w:val="002B24DB"/>
    <w:rsid w:val="002B37AC"/>
    <w:rsid w:val="002B6888"/>
    <w:rsid w:val="002B7E7F"/>
    <w:rsid w:val="002C0BB1"/>
    <w:rsid w:val="002C1201"/>
    <w:rsid w:val="002C227E"/>
    <w:rsid w:val="002C3E12"/>
    <w:rsid w:val="002C6598"/>
    <w:rsid w:val="002C6738"/>
    <w:rsid w:val="002C7C8E"/>
    <w:rsid w:val="002D194D"/>
    <w:rsid w:val="002D1D65"/>
    <w:rsid w:val="002D35E9"/>
    <w:rsid w:val="002D4477"/>
    <w:rsid w:val="002D65D6"/>
    <w:rsid w:val="002D65DD"/>
    <w:rsid w:val="002D6755"/>
    <w:rsid w:val="002D6A49"/>
    <w:rsid w:val="002E291A"/>
    <w:rsid w:val="002E41DB"/>
    <w:rsid w:val="002E444E"/>
    <w:rsid w:val="002E4DED"/>
    <w:rsid w:val="002E586E"/>
    <w:rsid w:val="002F2C98"/>
    <w:rsid w:val="002F3AB7"/>
    <w:rsid w:val="002F56B2"/>
    <w:rsid w:val="002F5EBE"/>
    <w:rsid w:val="00300B70"/>
    <w:rsid w:val="00302FED"/>
    <w:rsid w:val="00303B37"/>
    <w:rsid w:val="00303ECF"/>
    <w:rsid w:val="003045E2"/>
    <w:rsid w:val="0030498B"/>
    <w:rsid w:val="003059D6"/>
    <w:rsid w:val="00310420"/>
    <w:rsid w:val="00312849"/>
    <w:rsid w:val="00314FFF"/>
    <w:rsid w:val="00323805"/>
    <w:rsid w:val="00323DE9"/>
    <w:rsid w:val="0032505D"/>
    <w:rsid w:val="00325C27"/>
    <w:rsid w:val="0033210E"/>
    <w:rsid w:val="003327DF"/>
    <w:rsid w:val="00335F37"/>
    <w:rsid w:val="00336C3F"/>
    <w:rsid w:val="00340011"/>
    <w:rsid w:val="00340AC5"/>
    <w:rsid w:val="00340AE9"/>
    <w:rsid w:val="00342D5F"/>
    <w:rsid w:val="00343A7B"/>
    <w:rsid w:val="00343E7D"/>
    <w:rsid w:val="00345279"/>
    <w:rsid w:val="003452F5"/>
    <w:rsid w:val="00345AAC"/>
    <w:rsid w:val="00346895"/>
    <w:rsid w:val="0034693E"/>
    <w:rsid w:val="00352E0E"/>
    <w:rsid w:val="003531D1"/>
    <w:rsid w:val="003551FD"/>
    <w:rsid w:val="00355A6C"/>
    <w:rsid w:val="00355E00"/>
    <w:rsid w:val="003600B6"/>
    <w:rsid w:val="00360917"/>
    <w:rsid w:val="00361794"/>
    <w:rsid w:val="00361ECE"/>
    <w:rsid w:val="003623C9"/>
    <w:rsid w:val="003628EE"/>
    <w:rsid w:val="003664E2"/>
    <w:rsid w:val="00366A07"/>
    <w:rsid w:val="00367FA1"/>
    <w:rsid w:val="00375E0C"/>
    <w:rsid w:val="00375FCD"/>
    <w:rsid w:val="00376760"/>
    <w:rsid w:val="00376AA1"/>
    <w:rsid w:val="00376EF0"/>
    <w:rsid w:val="00390179"/>
    <w:rsid w:val="00390F36"/>
    <w:rsid w:val="003910D4"/>
    <w:rsid w:val="00392567"/>
    <w:rsid w:val="003A18FC"/>
    <w:rsid w:val="003A2F08"/>
    <w:rsid w:val="003A308A"/>
    <w:rsid w:val="003A3A38"/>
    <w:rsid w:val="003A5B70"/>
    <w:rsid w:val="003A65E3"/>
    <w:rsid w:val="003B1413"/>
    <w:rsid w:val="003B1457"/>
    <w:rsid w:val="003B390C"/>
    <w:rsid w:val="003B3C62"/>
    <w:rsid w:val="003B674B"/>
    <w:rsid w:val="003C23A3"/>
    <w:rsid w:val="003C4508"/>
    <w:rsid w:val="003C47DA"/>
    <w:rsid w:val="003C4844"/>
    <w:rsid w:val="003C557F"/>
    <w:rsid w:val="003D021D"/>
    <w:rsid w:val="003D068A"/>
    <w:rsid w:val="003D14D8"/>
    <w:rsid w:val="003D3C4B"/>
    <w:rsid w:val="003D43BE"/>
    <w:rsid w:val="003D69D9"/>
    <w:rsid w:val="003D6A2B"/>
    <w:rsid w:val="003E198C"/>
    <w:rsid w:val="003E4EFB"/>
    <w:rsid w:val="003E5605"/>
    <w:rsid w:val="003E580B"/>
    <w:rsid w:val="003E7BFF"/>
    <w:rsid w:val="003E7CAF"/>
    <w:rsid w:val="003F0EF8"/>
    <w:rsid w:val="003F398E"/>
    <w:rsid w:val="003F3CF7"/>
    <w:rsid w:val="003F4177"/>
    <w:rsid w:val="003F5338"/>
    <w:rsid w:val="003F7A91"/>
    <w:rsid w:val="004001BA"/>
    <w:rsid w:val="00401634"/>
    <w:rsid w:val="00403D18"/>
    <w:rsid w:val="00406AA6"/>
    <w:rsid w:val="004070FA"/>
    <w:rsid w:val="004107D9"/>
    <w:rsid w:val="00411BBA"/>
    <w:rsid w:val="004133B6"/>
    <w:rsid w:val="00415640"/>
    <w:rsid w:val="004163F7"/>
    <w:rsid w:val="004165FE"/>
    <w:rsid w:val="004167D3"/>
    <w:rsid w:val="00417EF6"/>
    <w:rsid w:val="00417FDC"/>
    <w:rsid w:val="004210AA"/>
    <w:rsid w:val="0042123C"/>
    <w:rsid w:val="0042124E"/>
    <w:rsid w:val="004212BB"/>
    <w:rsid w:val="0042157B"/>
    <w:rsid w:val="00421E12"/>
    <w:rsid w:val="00422E7F"/>
    <w:rsid w:val="0042386B"/>
    <w:rsid w:val="00424CDF"/>
    <w:rsid w:val="00427A2D"/>
    <w:rsid w:val="00427D6F"/>
    <w:rsid w:val="004306E9"/>
    <w:rsid w:val="00430B14"/>
    <w:rsid w:val="00431D56"/>
    <w:rsid w:val="00433638"/>
    <w:rsid w:val="00435296"/>
    <w:rsid w:val="00435CB8"/>
    <w:rsid w:val="00436E43"/>
    <w:rsid w:val="00442C26"/>
    <w:rsid w:val="00446A86"/>
    <w:rsid w:val="00447016"/>
    <w:rsid w:val="004477FF"/>
    <w:rsid w:val="004510F8"/>
    <w:rsid w:val="00453A60"/>
    <w:rsid w:val="00454D2F"/>
    <w:rsid w:val="004575B8"/>
    <w:rsid w:val="00460B98"/>
    <w:rsid w:val="00461FD5"/>
    <w:rsid w:val="00464D0B"/>
    <w:rsid w:val="004664FC"/>
    <w:rsid w:val="004665D5"/>
    <w:rsid w:val="00467F1D"/>
    <w:rsid w:val="00471DC5"/>
    <w:rsid w:val="004745EA"/>
    <w:rsid w:val="00474853"/>
    <w:rsid w:val="00475A4A"/>
    <w:rsid w:val="00477839"/>
    <w:rsid w:val="00480EE2"/>
    <w:rsid w:val="0048182D"/>
    <w:rsid w:val="0048347F"/>
    <w:rsid w:val="00484151"/>
    <w:rsid w:val="00484FE6"/>
    <w:rsid w:val="00485FBD"/>
    <w:rsid w:val="004860CD"/>
    <w:rsid w:val="00487490"/>
    <w:rsid w:val="00494A25"/>
    <w:rsid w:val="004959E2"/>
    <w:rsid w:val="00496F43"/>
    <w:rsid w:val="004A246B"/>
    <w:rsid w:val="004A32CA"/>
    <w:rsid w:val="004A37AB"/>
    <w:rsid w:val="004A498C"/>
    <w:rsid w:val="004B0538"/>
    <w:rsid w:val="004B387F"/>
    <w:rsid w:val="004B4CD5"/>
    <w:rsid w:val="004B6714"/>
    <w:rsid w:val="004B6995"/>
    <w:rsid w:val="004B7FFB"/>
    <w:rsid w:val="004C0A82"/>
    <w:rsid w:val="004C1C79"/>
    <w:rsid w:val="004C1F2A"/>
    <w:rsid w:val="004C269C"/>
    <w:rsid w:val="004C2861"/>
    <w:rsid w:val="004C3866"/>
    <w:rsid w:val="004D2BD7"/>
    <w:rsid w:val="004D3EC8"/>
    <w:rsid w:val="004D4035"/>
    <w:rsid w:val="004D5A14"/>
    <w:rsid w:val="004D5CDA"/>
    <w:rsid w:val="004D6C40"/>
    <w:rsid w:val="004E0F1D"/>
    <w:rsid w:val="004E281D"/>
    <w:rsid w:val="004E2C0A"/>
    <w:rsid w:val="004E2E4D"/>
    <w:rsid w:val="004E32C7"/>
    <w:rsid w:val="004E6DA5"/>
    <w:rsid w:val="004E7B57"/>
    <w:rsid w:val="004F1194"/>
    <w:rsid w:val="004F12D3"/>
    <w:rsid w:val="004F26AE"/>
    <w:rsid w:val="00500F8D"/>
    <w:rsid w:val="00502CC5"/>
    <w:rsid w:val="005042A7"/>
    <w:rsid w:val="00505E5A"/>
    <w:rsid w:val="00510BCF"/>
    <w:rsid w:val="00517982"/>
    <w:rsid w:val="005213C3"/>
    <w:rsid w:val="00522659"/>
    <w:rsid w:val="0052282E"/>
    <w:rsid w:val="00522E4F"/>
    <w:rsid w:val="00523F69"/>
    <w:rsid w:val="0052476A"/>
    <w:rsid w:val="005251C7"/>
    <w:rsid w:val="0052589D"/>
    <w:rsid w:val="00530C5B"/>
    <w:rsid w:val="00531AE6"/>
    <w:rsid w:val="005322C7"/>
    <w:rsid w:val="005342FA"/>
    <w:rsid w:val="005345C0"/>
    <w:rsid w:val="0053508A"/>
    <w:rsid w:val="00535940"/>
    <w:rsid w:val="00540706"/>
    <w:rsid w:val="00540A16"/>
    <w:rsid w:val="00540A4B"/>
    <w:rsid w:val="0054138C"/>
    <w:rsid w:val="00543F03"/>
    <w:rsid w:val="00544F53"/>
    <w:rsid w:val="00550FC0"/>
    <w:rsid w:val="00551A27"/>
    <w:rsid w:val="00553D3E"/>
    <w:rsid w:val="005551BD"/>
    <w:rsid w:val="00556AAB"/>
    <w:rsid w:val="0055743C"/>
    <w:rsid w:val="0056064B"/>
    <w:rsid w:val="00560E29"/>
    <w:rsid w:val="005611EA"/>
    <w:rsid w:val="00562C5E"/>
    <w:rsid w:val="00563C6A"/>
    <w:rsid w:val="00563D28"/>
    <w:rsid w:val="00565E46"/>
    <w:rsid w:val="00567E3A"/>
    <w:rsid w:val="005733C3"/>
    <w:rsid w:val="00582404"/>
    <w:rsid w:val="00582C5D"/>
    <w:rsid w:val="00582D7C"/>
    <w:rsid w:val="005833E3"/>
    <w:rsid w:val="005851E6"/>
    <w:rsid w:val="00587AA5"/>
    <w:rsid w:val="00587F0D"/>
    <w:rsid w:val="005903AF"/>
    <w:rsid w:val="00591BBE"/>
    <w:rsid w:val="0059312C"/>
    <w:rsid w:val="00593BD9"/>
    <w:rsid w:val="00596B81"/>
    <w:rsid w:val="005A288A"/>
    <w:rsid w:val="005A67A4"/>
    <w:rsid w:val="005B18C2"/>
    <w:rsid w:val="005B27E4"/>
    <w:rsid w:val="005B2896"/>
    <w:rsid w:val="005B2C13"/>
    <w:rsid w:val="005B2E05"/>
    <w:rsid w:val="005B3E3E"/>
    <w:rsid w:val="005B4DFD"/>
    <w:rsid w:val="005C1FE2"/>
    <w:rsid w:val="005C207B"/>
    <w:rsid w:val="005C2F19"/>
    <w:rsid w:val="005C5745"/>
    <w:rsid w:val="005C62FB"/>
    <w:rsid w:val="005D0E75"/>
    <w:rsid w:val="005D0F8F"/>
    <w:rsid w:val="005D19B6"/>
    <w:rsid w:val="005D2575"/>
    <w:rsid w:val="005D2584"/>
    <w:rsid w:val="005D3243"/>
    <w:rsid w:val="005D33FE"/>
    <w:rsid w:val="005D3D61"/>
    <w:rsid w:val="005D487A"/>
    <w:rsid w:val="005D4BC7"/>
    <w:rsid w:val="005D6CE2"/>
    <w:rsid w:val="005D7619"/>
    <w:rsid w:val="005E03AB"/>
    <w:rsid w:val="005E0798"/>
    <w:rsid w:val="005E0B77"/>
    <w:rsid w:val="005E5955"/>
    <w:rsid w:val="005E7778"/>
    <w:rsid w:val="005F058A"/>
    <w:rsid w:val="005F07AF"/>
    <w:rsid w:val="005F1567"/>
    <w:rsid w:val="005F1E12"/>
    <w:rsid w:val="005F30A4"/>
    <w:rsid w:val="005F3321"/>
    <w:rsid w:val="005F5F6B"/>
    <w:rsid w:val="005F63F3"/>
    <w:rsid w:val="005F7CEF"/>
    <w:rsid w:val="00604BA0"/>
    <w:rsid w:val="006121C8"/>
    <w:rsid w:val="0061436A"/>
    <w:rsid w:val="0061496E"/>
    <w:rsid w:val="006166D3"/>
    <w:rsid w:val="006175D1"/>
    <w:rsid w:val="00620021"/>
    <w:rsid w:val="0062159E"/>
    <w:rsid w:val="006215FE"/>
    <w:rsid w:val="00621A70"/>
    <w:rsid w:val="00621CA8"/>
    <w:rsid w:val="00622F33"/>
    <w:rsid w:val="00626027"/>
    <w:rsid w:val="00632D84"/>
    <w:rsid w:val="0063627E"/>
    <w:rsid w:val="00636CC5"/>
    <w:rsid w:val="006372B4"/>
    <w:rsid w:val="00640D39"/>
    <w:rsid w:val="00650601"/>
    <w:rsid w:val="00650C09"/>
    <w:rsid w:val="00651A16"/>
    <w:rsid w:val="006534CD"/>
    <w:rsid w:val="006536C1"/>
    <w:rsid w:val="00653E75"/>
    <w:rsid w:val="006542A1"/>
    <w:rsid w:val="0065498A"/>
    <w:rsid w:val="006622B4"/>
    <w:rsid w:val="00662FCD"/>
    <w:rsid w:val="00663B08"/>
    <w:rsid w:val="0066465E"/>
    <w:rsid w:val="006649C4"/>
    <w:rsid w:val="00665FE6"/>
    <w:rsid w:val="006674FE"/>
    <w:rsid w:val="00667541"/>
    <w:rsid w:val="0067102D"/>
    <w:rsid w:val="00671EE8"/>
    <w:rsid w:val="0067433A"/>
    <w:rsid w:val="00674DAC"/>
    <w:rsid w:val="006758CD"/>
    <w:rsid w:val="00676457"/>
    <w:rsid w:val="006765EC"/>
    <w:rsid w:val="00676D83"/>
    <w:rsid w:val="00677A25"/>
    <w:rsid w:val="00681041"/>
    <w:rsid w:val="00687407"/>
    <w:rsid w:val="006915C0"/>
    <w:rsid w:val="00695F02"/>
    <w:rsid w:val="00696945"/>
    <w:rsid w:val="00696BE2"/>
    <w:rsid w:val="00696CD1"/>
    <w:rsid w:val="006976FF"/>
    <w:rsid w:val="006A24D8"/>
    <w:rsid w:val="006A5049"/>
    <w:rsid w:val="006A620F"/>
    <w:rsid w:val="006A6FF9"/>
    <w:rsid w:val="006B1E77"/>
    <w:rsid w:val="006B2241"/>
    <w:rsid w:val="006B23C4"/>
    <w:rsid w:val="006B62E6"/>
    <w:rsid w:val="006B6617"/>
    <w:rsid w:val="006C1FEA"/>
    <w:rsid w:val="006C41E1"/>
    <w:rsid w:val="006C5F7E"/>
    <w:rsid w:val="006C6702"/>
    <w:rsid w:val="006C7A56"/>
    <w:rsid w:val="006D420A"/>
    <w:rsid w:val="006D43E4"/>
    <w:rsid w:val="006D56CC"/>
    <w:rsid w:val="006D67AA"/>
    <w:rsid w:val="006D70B8"/>
    <w:rsid w:val="006D74FD"/>
    <w:rsid w:val="006E3E98"/>
    <w:rsid w:val="006F024E"/>
    <w:rsid w:val="006F30F1"/>
    <w:rsid w:val="006F583D"/>
    <w:rsid w:val="006F6512"/>
    <w:rsid w:val="006F6C28"/>
    <w:rsid w:val="006F7229"/>
    <w:rsid w:val="00700E09"/>
    <w:rsid w:val="0070465E"/>
    <w:rsid w:val="00707275"/>
    <w:rsid w:val="00707FB8"/>
    <w:rsid w:val="007115D8"/>
    <w:rsid w:val="00711B0E"/>
    <w:rsid w:val="00712AA2"/>
    <w:rsid w:val="00712EE4"/>
    <w:rsid w:val="00713039"/>
    <w:rsid w:val="00713A15"/>
    <w:rsid w:val="00720E22"/>
    <w:rsid w:val="00721033"/>
    <w:rsid w:val="0072151A"/>
    <w:rsid w:val="00721625"/>
    <w:rsid w:val="00721A20"/>
    <w:rsid w:val="00722540"/>
    <w:rsid w:val="00723434"/>
    <w:rsid w:val="00723F79"/>
    <w:rsid w:val="00724412"/>
    <w:rsid w:val="00724568"/>
    <w:rsid w:val="00724DFA"/>
    <w:rsid w:val="007259DA"/>
    <w:rsid w:val="0072740C"/>
    <w:rsid w:val="007277C7"/>
    <w:rsid w:val="00731C9E"/>
    <w:rsid w:val="00735696"/>
    <w:rsid w:val="0074115E"/>
    <w:rsid w:val="00741DDA"/>
    <w:rsid w:val="007436D5"/>
    <w:rsid w:val="00743738"/>
    <w:rsid w:val="007445DC"/>
    <w:rsid w:val="00752947"/>
    <w:rsid w:val="007568D0"/>
    <w:rsid w:val="00757FFE"/>
    <w:rsid w:val="007614E3"/>
    <w:rsid w:val="00761891"/>
    <w:rsid w:val="00763D4D"/>
    <w:rsid w:val="00765063"/>
    <w:rsid w:val="00766BF1"/>
    <w:rsid w:val="007670F8"/>
    <w:rsid w:val="0076796D"/>
    <w:rsid w:val="00770203"/>
    <w:rsid w:val="00771BD9"/>
    <w:rsid w:val="00775115"/>
    <w:rsid w:val="00775820"/>
    <w:rsid w:val="007760DC"/>
    <w:rsid w:val="007807E4"/>
    <w:rsid w:val="0078130F"/>
    <w:rsid w:val="0078170F"/>
    <w:rsid w:val="00783EA8"/>
    <w:rsid w:val="007846C2"/>
    <w:rsid w:val="00786B75"/>
    <w:rsid w:val="0078751B"/>
    <w:rsid w:val="00787ADB"/>
    <w:rsid w:val="00790118"/>
    <w:rsid w:val="007901EA"/>
    <w:rsid w:val="00790BAB"/>
    <w:rsid w:val="0079301D"/>
    <w:rsid w:val="007931AE"/>
    <w:rsid w:val="00794E36"/>
    <w:rsid w:val="00797826"/>
    <w:rsid w:val="007A36E1"/>
    <w:rsid w:val="007A5CE4"/>
    <w:rsid w:val="007B69A2"/>
    <w:rsid w:val="007B768B"/>
    <w:rsid w:val="007C08E7"/>
    <w:rsid w:val="007C34D1"/>
    <w:rsid w:val="007C403B"/>
    <w:rsid w:val="007C6249"/>
    <w:rsid w:val="007C71FA"/>
    <w:rsid w:val="007D12E2"/>
    <w:rsid w:val="007D21DC"/>
    <w:rsid w:val="007D2FA9"/>
    <w:rsid w:val="007D7320"/>
    <w:rsid w:val="007E00C5"/>
    <w:rsid w:val="007E1042"/>
    <w:rsid w:val="007E2ACC"/>
    <w:rsid w:val="007E311E"/>
    <w:rsid w:val="007E550E"/>
    <w:rsid w:val="007E56D6"/>
    <w:rsid w:val="007E5BE9"/>
    <w:rsid w:val="007E7856"/>
    <w:rsid w:val="007F0EDC"/>
    <w:rsid w:val="007F128D"/>
    <w:rsid w:val="007F4E11"/>
    <w:rsid w:val="007F55CE"/>
    <w:rsid w:val="007F5BF2"/>
    <w:rsid w:val="007F5C6B"/>
    <w:rsid w:val="007F6602"/>
    <w:rsid w:val="007F6923"/>
    <w:rsid w:val="00800B5F"/>
    <w:rsid w:val="00805599"/>
    <w:rsid w:val="008073A4"/>
    <w:rsid w:val="0082453E"/>
    <w:rsid w:val="00824C75"/>
    <w:rsid w:val="008256EC"/>
    <w:rsid w:val="00826947"/>
    <w:rsid w:val="0082742B"/>
    <w:rsid w:val="008278E1"/>
    <w:rsid w:val="008301C9"/>
    <w:rsid w:val="00832980"/>
    <w:rsid w:val="0083579A"/>
    <w:rsid w:val="00835810"/>
    <w:rsid w:val="008359A5"/>
    <w:rsid w:val="00840BC8"/>
    <w:rsid w:val="0084146B"/>
    <w:rsid w:val="0084323D"/>
    <w:rsid w:val="00843467"/>
    <w:rsid w:val="008455D7"/>
    <w:rsid w:val="00847D18"/>
    <w:rsid w:val="00847D76"/>
    <w:rsid w:val="00850ABB"/>
    <w:rsid w:val="00852A16"/>
    <w:rsid w:val="00853485"/>
    <w:rsid w:val="00854678"/>
    <w:rsid w:val="00856197"/>
    <w:rsid w:val="0086271A"/>
    <w:rsid w:val="008644BD"/>
    <w:rsid w:val="00865F35"/>
    <w:rsid w:val="008670FB"/>
    <w:rsid w:val="00871D04"/>
    <w:rsid w:val="008729E5"/>
    <w:rsid w:val="00875604"/>
    <w:rsid w:val="008764B4"/>
    <w:rsid w:val="00876783"/>
    <w:rsid w:val="008770E9"/>
    <w:rsid w:val="00877418"/>
    <w:rsid w:val="0088044D"/>
    <w:rsid w:val="00882DA7"/>
    <w:rsid w:val="00886639"/>
    <w:rsid w:val="00887057"/>
    <w:rsid w:val="008871F6"/>
    <w:rsid w:val="0089042E"/>
    <w:rsid w:val="008917B3"/>
    <w:rsid w:val="00893D80"/>
    <w:rsid w:val="008A0A09"/>
    <w:rsid w:val="008A38A1"/>
    <w:rsid w:val="008A536B"/>
    <w:rsid w:val="008A6BD2"/>
    <w:rsid w:val="008A7F9D"/>
    <w:rsid w:val="008B217F"/>
    <w:rsid w:val="008B43D4"/>
    <w:rsid w:val="008B4C20"/>
    <w:rsid w:val="008B4D8F"/>
    <w:rsid w:val="008B5545"/>
    <w:rsid w:val="008B5C22"/>
    <w:rsid w:val="008B6913"/>
    <w:rsid w:val="008B7EF6"/>
    <w:rsid w:val="008C077B"/>
    <w:rsid w:val="008C3F95"/>
    <w:rsid w:val="008C5AF2"/>
    <w:rsid w:val="008C793D"/>
    <w:rsid w:val="008D12D0"/>
    <w:rsid w:val="008D1A71"/>
    <w:rsid w:val="008D686D"/>
    <w:rsid w:val="008D7FD9"/>
    <w:rsid w:val="008E03BA"/>
    <w:rsid w:val="008E0C32"/>
    <w:rsid w:val="008E232A"/>
    <w:rsid w:val="008E26F8"/>
    <w:rsid w:val="008E274A"/>
    <w:rsid w:val="008E416C"/>
    <w:rsid w:val="008F1AD7"/>
    <w:rsid w:val="008F1C38"/>
    <w:rsid w:val="008F6FDD"/>
    <w:rsid w:val="00901613"/>
    <w:rsid w:val="0090188E"/>
    <w:rsid w:val="009037DA"/>
    <w:rsid w:val="00903B9D"/>
    <w:rsid w:val="00904AC1"/>
    <w:rsid w:val="00905677"/>
    <w:rsid w:val="00905B4E"/>
    <w:rsid w:val="00907733"/>
    <w:rsid w:val="00907943"/>
    <w:rsid w:val="00910FB2"/>
    <w:rsid w:val="00911530"/>
    <w:rsid w:val="00911AD6"/>
    <w:rsid w:val="00912879"/>
    <w:rsid w:val="0091358E"/>
    <w:rsid w:val="009144AD"/>
    <w:rsid w:val="00915AEE"/>
    <w:rsid w:val="009213DA"/>
    <w:rsid w:val="00923118"/>
    <w:rsid w:val="00927F86"/>
    <w:rsid w:val="009310FE"/>
    <w:rsid w:val="00931F2F"/>
    <w:rsid w:val="00933A0F"/>
    <w:rsid w:val="00934AFB"/>
    <w:rsid w:val="009359A9"/>
    <w:rsid w:val="0094043A"/>
    <w:rsid w:val="009404A8"/>
    <w:rsid w:val="009406C5"/>
    <w:rsid w:val="00943B12"/>
    <w:rsid w:val="0094474D"/>
    <w:rsid w:val="009456F7"/>
    <w:rsid w:val="0094690D"/>
    <w:rsid w:val="00946DD4"/>
    <w:rsid w:val="00952578"/>
    <w:rsid w:val="00954849"/>
    <w:rsid w:val="00956177"/>
    <w:rsid w:val="00956FFC"/>
    <w:rsid w:val="0096123A"/>
    <w:rsid w:val="00963617"/>
    <w:rsid w:val="00965844"/>
    <w:rsid w:val="00970914"/>
    <w:rsid w:val="009710D7"/>
    <w:rsid w:val="0097129A"/>
    <w:rsid w:val="00971F0C"/>
    <w:rsid w:val="009756E4"/>
    <w:rsid w:val="009761B6"/>
    <w:rsid w:val="00976925"/>
    <w:rsid w:val="009778A9"/>
    <w:rsid w:val="009813FF"/>
    <w:rsid w:val="009838C4"/>
    <w:rsid w:val="00985C62"/>
    <w:rsid w:val="0098768E"/>
    <w:rsid w:val="00987934"/>
    <w:rsid w:val="00993036"/>
    <w:rsid w:val="00995F46"/>
    <w:rsid w:val="00995FFF"/>
    <w:rsid w:val="009968D7"/>
    <w:rsid w:val="00996D0F"/>
    <w:rsid w:val="009A11C9"/>
    <w:rsid w:val="009A26A0"/>
    <w:rsid w:val="009A3748"/>
    <w:rsid w:val="009A4DF4"/>
    <w:rsid w:val="009A4E8C"/>
    <w:rsid w:val="009A5359"/>
    <w:rsid w:val="009A6C1F"/>
    <w:rsid w:val="009B14E6"/>
    <w:rsid w:val="009B324D"/>
    <w:rsid w:val="009B5567"/>
    <w:rsid w:val="009C473F"/>
    <w:rsid w:val="009C4FB4"/>
    <w:rsid w:val="009C527C"/>
    <w:rsid w:val="009C675A"/>
    <w:rsid w:val="009C69E7"/>
    <w:rsid w:val="009D2B7F"/>
    <w:rsid w:val="009D5717"/>
    <w:rsid w:val="009D580C"/>
    <w:rsid w:val="009D58DB"/>
    <w:rsid w:val="009D684F"/>
    <w:rsid w:val="009D790E"/>
    <w:rsid w:val="009E4927"/>
    <w:rsid w:val="009E50DB"/>
    <w:rsid w:val="009E54CA"/>
    <w:rsid w:val="009E7C17"/>
    <w:rsid w:val="009F28CC"/>
    <w:rsid w:val="009F2A5F"/>
    <w:rsid w:val="009F3A12"/>
    <w:rsid w:val="009F3F6D"/>
    <w:rsid w:val="009F5564"/>
    <w:rsid w:val="009F63CE"/>
    <w:rsid w:val="00A00430"/>
    <w:rsid w:val="00A01EA1"/>
    <w:rsid w:val="00A05012"/>
    <w:rsid w:val="00A0597C"/>
    <w:rsid w:val="00A119EC"/>
    <w:rsid w:val="00A11CEB"/>
    <w:rsid w:val="00A13DE4"/>
    <w:rsid w:val="00A16CCF"/>
    <w:rsid w:val="00A20B90"/>
    <w:rsid w:val="00A21BE3"/>
    <w:rsid w:val="00A21C2D"/>
    <w:rsid w:val="00A22605"/>
    <w:rsid w:val="00A26B87"/>
    <w:rsid w:val="00A2734C"/>
    <w:rsid w:val="00A2747D"/>
    <w:rsid w:val="00A308AC"/>
    <w:rsid w:val="00A30B50"/>
    <w:rsid w:val="00A31F1D"/>
    <w:rsid w:val="00A32B16"/>
    <w:rsid w:val="00A32F21"/>
    <w:rsid w:val="00A3579A"/>
    <w:rsid w:val="00A36DE0"/>
    <w:rsid w:val="00A41434"/>
    <w:rsid w:val="00A42F47"/>
    <w:rsid w:val="00A43D14"/>
    <w:rsid w:val="00A44129"/>
    <w:rsid w:val="00A46858"/>
    <w:rsid w:val="00A51304"/>
    <w:rsid w:val="00A51374"/>
    <w:rsid w:val="00A518BF"/>
    <w:rsid w:val="00A539B8"/>
    <w:rsid w:val="00A54C39"/>
    <w:rsid w:val="00A55E09"/>
    <w:rsid w:val="00A56406"/>
    <w:rsid w:val="00A5784F"/>
    <w:rsid w:val="00A6234A"/>
    <w:rsid w:val="00A703E7"/>
    <w:rsid w:val="00A73F22"/>
    <w:rsid w:val="00A740D5"/>
    <w:rsid w:val="00A77E71"/>
    <w:rsid w:val="00A80707"/>
    <w:rsid w:val="00A81EDF"/>
    <w:rsid w:val="00A83063"/>
    <w:rsid w:val="00A8479A"/>
    <w:rsid w:val="00A861D2"/>
    <w:rsid w:val="00A90114"/>
    <w:rsid w:val="00A906CF"/>
    <w:rsid w:val="00A909CE"/>
    <w:rsid w:val="00A945E1"/>
    <w:rsid w:val="00A96251"/>
    <w:rsid w:val="00A9679A"/>
    <w:rsid w:val="00A96D0A"/>
    <w:rsid w:val="00AA0FC9"/>
    <w:rsid w:val="00AA42DC"/>
    <w:rsid w:val="00AA50C4"/>
    <w:rsid w:val="00AA6494"/>
    <w:rsid w:val="00AA78AC"/>
    <w:rsid w:val="00AB19D7"/>
    <w:rsid w:val="00AB2452"/>
    <w:rsid w:val="00AB2523"/>
    <w:rsid w:val="00AB25DE"/>
    <w:rsid w:val="00AB2A12"/>
    <w:rsid w:val="00AB2E34"/>
    <w:rsid w:val="00AB7B51"/>
    <w:rsid w:val="00AC063C"/>
    <w:rsid w:val="00AC1FBB"/>
    <w:rsid w:val="00AC3C4E"/>
    <w:rsid w:val="00AD1B74"/>
    <w:rsid w:val="00AD3CDC"/>
    <w:rsid w:val="00AD742F"/>
    <w:rsid w:val="00AE25D2"/>
    <w:rsid w:val="00AE314A"/>
    <w:rsid w:val="00AE3F5D"/>
    <w:rsid w:val="00AE5E93"/>
    <w:rsid w:val="00AE6D34"/>
    <w:rsid w:val="00AE77BA"/>
    <w:rsid w:val="00AF1AF4"/>
    <w:rsid w:val="00AF2F4D"/>
    <w:rsid w:val="00AF381A"/>
    <w:rsid w:val="00AF478D"/>
    <w:rsid w:val="00AF519A"/>
    <w:rsid w:val="00AF5A1D"/>
    <w:rsid w:val="00AF5E01"/>
    <w:rsid w:val="00AF718A"/>
    <w:rsid w:val="00AF7FE3"/>
    <w:rsid w:val="00B0023F"/>
    <w:rsid w:val="00B00C37"/>
    <w:rsid w:val="00B01B0C"/>
    <w:rsid w:val="00B01FFD"/>
    <w:rsid w:val="00B12170"/>
    <w:rsid w:val="00B1231E"/>
    <w:rsid w:val="00B12F2A"/>
    <w:rsid w:val="00B13F82"/>
    <w:rsid w:val="00B15FDE"/>
    <w:rsid w:val="00B16448"/>
    <w:rsid w:val="00B17E1D"/>
    <w:rsid w:val="00B20023"/>
    <w:rsid w:val="00B20A1F"/>
    <w:rsid w:val="00B224F3"/>
    <w:rsid w:val="00B23228"/>
    <w:rsid w:val="00B233B8"/>
    <w:rsid w:val="00B249A0"/>
    <w:rsid w:val="00B2638E"/>
    <w:rsid w:val="00B278BD"/>
    <w:rsid w:val="00B27EB5"/>
    <w:rsid w:val="00B30C5F"/>
    <w:rsid w:val="00B33730"/>
    <w:rsid w:val="00B33AD2"/>
    <w:rsid w:val="00B35568"/>
    <w:rsid w:val="00B40659"/>
    <w:rsid w:val="00B42731"/>
    <w:rsid w:val="00B437D0"/>
    <w:rsid w:val="00B43FFA"/>
    <w:rsid w:val="00B451F8"/>
    <w:rsid w:val="00B52611"/>
    <w:rsid w:val="00B5301C"/>
    <w:rsid w:val="00B54294"/>
    <w:rsid w:val="00B54CF1"/>
    <w:rsid w:val="00B57709"/>
    <w:rsid w:val="00B58D77"/>
    <w:rsid w:val="00B64805"/>
    <w:rsid w:val="00B64829"/>
    <w:rsid w:val="00B64FA0"/>
    <w:rsid w:val="00B6543D"/>
    <w:rsid w:val="00B655B9"/>
    <w:rsid w:val="00B67E5A"/>
    <w:rsid w:val="00B70907"/>
    <w:rsid w:val="00B7274A"/>
    <w:rsid w:val="00B72926"/>
    <w:rsid w:val="00B75524"/>
    <w:rsid w:val="00B75EC5"/>
    <w:rsid w:val="00B76FF8"/>
    <w:rsid w:val="00B7767C"/>
    <w:rsid w:val="00B77862"/>
    <w:rsid w:val="00B80023"/>
    <w:rsid w:val="00B80276"/>
    <w:rsid w:val="00B85B98"/>
    <w:rsid w:val="00B874CE"/>
    <w:rsid w:val="00B93443"/>
    <w:rsid w:val="00B93FED"/>
    <w:rsid w:val="00B94762"/>
    <w:rsid w:val="00B96713"/>
    <w:rsid w:val="00B97F8E"/>
    <w:rsid w:val="00BA09CD"/>
    <w:rsid w:val="00BA0C41"/>
    <w:rsid w:val="00BA2F37"/>
    <w:rsid w:val="00BA4A27"/>
    <w:rsid w:val="00BA4CE2"/>
    <w:rsid w:val="00BA608E"/>
    <w:rsid w:val="00BB0515"/>
    <w:rsid w:val="00BB2DC9"/>
    <w:rsid w:val="00BB33EA"/>
    <w:rsid w:val="00BB385B"/>
    <w:rsid w:val="00BB4569"/>
    <w:rsid w:val="00BB6438"/>
    <w:rsid w:val="00BB6C28"/>
    <w:rsid w:val="00BC149D"/>
    <w:rsid w:val="00BC1C7C"/>
    <w:rsid w:val="00BD064A"/>
    <w:rsid w:val="00BD2F71"/>
    <w:rsid w:val="00BD5264"/>
    <w:rsid w:val="00BD5492"/>
    <w:rsid w:val="00BE2F01"/>
    <w:rsid w:val="00BE4C6A"/>
    <w:rsid w:val="00BE52D0"/>
    <w:rsid w:val="00BE5D2D"/>
    <w:rsid w:val="00BE5E5D"/>
    <w:rsid w:val="00BF1A0F"/>
    <w:rsid w:val="00BF3D22"/>
    <w:rsid w:val="00BF450B"/>
    <w:rsid w:val="00BF7FD4"/>
    <w:rsid w:val="00C01944"/>
    <w:rsid w:val="00C01AE2"/>
    <w:rsid w:val="00C01BEA"/>
    <w:rsid w:val="00C02DC1"/>
    <w:rsid w:val="00C04C6D"/>
    <w:rsid w:val="00C04D3F"/>
    <w:rsid w:val="00C06A6C"/>
    <w:rsid w:val="00C11A83"/>
    <w:rsid w:val="00C12227"/>
    <w:rsid w:val="00C12F2D"/>
    <w:rsid w:val="00C15D39"/>
    <w:rsid w:val="00C16AFC"/>
    <w:rsid w:val="00C24001"/>
    <w:rsid w:val="00C24612"/>
    <w:rsid w:val="00C26CAF"/>
    <w:rsid w:val="00C30488"/>
    <w:rsid w:val="00C30D9F"/>
    <w:rsid w:val="00C3146F"/>
    <w:rsid w:val="00C33659"/>
    <w:rsid w:val="00C417D0"/>
    <w:rsid w:val="00C454A3"/>
    <w:rsid w:val="00C454F2"/>
    <w:rsid w:val="00C46AB7"/>
    <w:rsid w:val="00C46D15"/>
    <w:rsid w:val="00C5068C"/>
    <w:rsid w:val="00C53967"/>
    <w:rsid w:val="00C548C2"/>
    <w:rsid w:val="00C55FB0"/>
    <w:rsid w:val="00C57D84"/>
    <w:rsid w:val="00C606DC"/>
    <w:rsid w:val="00C60805"/>
    <w:rsid w:val="00C60E3A"/>
    <w:rsid w:val="00C6100C"/>
    <w:rsid w:val="00C613CF"/>
    <w:rsid w:val="00C6303F"/>
    <w:rsid w:val="00C63317"/>
    <w:rsid w:val="00C64992"/>
    <w:rsid w:val="00C64A9F"/>
    <w:rsid w:val="00C6545B"/>
    <w:rsid w:val="00C65BD6"/>
    <w:rsid w:val="00C66AAD"/>
    <w:rsid w:val="00C66CF3"/>
    <w:rsid w:val="00C70AB3"/>
    <w:rsid w:val="00C726B5"/>
    <w:rsid w:val="00C737AA"/>
    <w:rsid w:val="00C73F08"/>
    <w:rsid w:val="00C7588D"/>
    <w:rsid w:val="00C75A9C"/>
    <w:rsid w:val="00C76811"/>
    <w:rsid w:val="00C8239A"/>
    <w:rsid w:val="00C850DF"/>
    <w:rsid w:val="00C87B9C"/>
    <w:rsid w:val="00C87FBE"/>
    <w:rsid w:val="00C94617"/>
    <w:rsid w:val="00C94F02"/>
    <w:rsid w:val="00C95AC4"/>
    <w:rsid w:val="00C9643F"/>
    <w:rsid w:val="00C96D5F"/>
    <w:rsid w:val="00CA1ED0"/>
    <w:rsid w:val="00CA214E"/>
    <w:rsid w:val="00CA3512"/>
    <w:rsid w:val="00CA3AAF"/>
    <w:rsid w:val="00CA3D7A"/>
    <w:rsid w:val="00CA3DAA"/>
    <w:rsid w:val="00CA7069"/>
    <w:rsid w:val="00CA7A71"/>
    <w:rsid w:val="00CB0ECA"/>
    <w:rsid w:val="00CB17DB"/>
    <w:rsid w:val="00CB1F4E"/>
    <w:rsid w:val="00CB1FA7"/>
    <w:rsid w:val="00CB2199"/>
    <w:rsid w:val="00CB2208"/>
    <w:rsid w:val="00CB3CF5"/>
    <w:rsid w:val="00CB6E1B"/>
    <w:rsid w:val="00CC09C2"/>
    <w:rsid w:val="00CC1B90"/>
    <w:rsid w:val="00CC1C1C"/>
    <w:rsid w:val="00CC5317"/>
    <w:rsid w:val="00CC5AD2"/>
    <w:rsid w:val="00CD166B"/>
    <w:rsid w:val="00CD29C9"/>
    <w:rsid w:val="00CD3A7C"/>
    <w:rsid w:val="00CD4DD3"/>
    <w:rsid w:val="00CD7118"/>
    <w:rsid w:val="00CE1633"/>
    <w:rsid w:val="00CE195A"/>
    <w:rsid w:val="00CE1B3C"/>
    <w:rsid w:val="00CE3762"/>
    <w:rsid w:val="00CE39D3"/>
    <w:rsid w:val="00CF1061"/>
    <w:rsid w:val="00CF11A1"/>
    <w:rsid w:val="00CF2629"/>
    <w:rsid w:val="00CF5842"/>
    <w:rsid w:val="00CF726D"/>
    <w:rsid w:val="00D00967"/>
    <w:rsid w:val="00D028EB"/>
    <w:rsid w:val="00D02962"/>
    <w:rsid w:val="00D03835"/>
    <w:rsid w:val="00D05AB6"/>
    <w:rsid w:val="00D067A6"/>
    <w:rsid w:val="00D11834"/>
    <w:rsid w:val="00D13356"/>
    <w:rsid w:val="00D148A8"/>
    <w:rsid w:val="00D15DF2"/>
    <w:rsid w:val="00D218A6"/>
    <w:rsid w:val="00D23AF0"/>
    <w:rsid w:val="00D2440E"/>
    <w:rsid w:val="00D27101"/>
    <w:rsid w:val="00D2786D"/>
    <w:rsid w:val="00D30762"/>
    <w:rsid w:val="00D31702"/>
    <w:rsid w:val="00D3419C"/>
    <w:rsid w:val="00D345EA"/>
    <w:rsid w:val="00D35E38"/>
    <w:rsid w:val="00D36FE2"/>
    <w:rsid w:val="00D40884"/>
    <w:rsid w:val="00D40E77"/>
    <w:rsid w:val="00D446B7"/>
    <w:rsid w:val="00D471AC"/>
    <w:rsid w:val="00D519A8"/>
    <w:rsid w:val="00D520B5"/>
    <w:rsid w:val="00D528A6"/>
    <w:rsid w:val="00D53186"/>
    <w:rsid w:val="00D534C8"/>
    <w:rsid w:val="00D544E8"/>
    <w:rsid w:val="00D5490C"/>
    <w:rsid w:val="00D560F7"/>
    <w:rsid w:val="00D570B9"/>
    <w:rsid w:val="00D57D3C"/>
    <w:rsid w:val="00D64C46"/>
    <w:rsid w:val="00D6627E"/>
    <w:rsid w:val="00D671BE"/>
    <w:rsid w:val="00D7038F"/>
    <w:rsid w:val="00D70C0E"/>
    <w:rsid w:val="00D71F2A"/>
    <w:rsid w:val="00D72036"/>
    <w:rsid w:val="00D75967"/>
    <w:rsid w:val="00D80D48"/>
    <w:rsid w:val="00D81042"/>
    <w:rsid w:val="00D8169C"/>
    <w:rsid w:val="00D83302"/>
    <w:rsid w:val="00D83E9E"/>
    <w:rsid w:val="00D85370"/>
    <w:rsid w:val="00D867A0"/>
    <w:rsid w:val="00D86935"/>
    <w:rsid w:val="00D915EF"/>
    <w:rsid w:val="00D966FD"/>
    <w:rsid w:val="00DA0091"/>
    <w:rsid w:val="00DA2156"/>
    <w:rsid w:val="00DA3AE1"/>
    <w:rsid w:val="00DA5E4C"/>
    <w:rsid w:val="00DA6ABF"/>
    <w:rsid w:val="00DB0C64"/>
    <w:rsid w:val="00DB20A6"/>
    <w:rsid w:val="00DB315E"/>
    <w:rsid w:val="00DB46DB"/>
    <w:rsid w:val="00DB5148"/>
    <w:rsid w:val="00DC0457"/>
    <w:rsid w:val="00DC11AD"/>
    <w:rsid w:val="00DC3F20"/>
    <w:rsid w:val="00DC5380"/>
    <w:rsid w:val="00DC60AC"/>
    <w:rsid w:val="00DC62A3"/>
    <w:rsid w:val="00DC6B4B"/>
    <w:rsid w:val="00DC74D3"/>
    <w:rsid w:val="00DE35FA"/>
    <w:rsid w:val="00DE3D9C"/>
    <w:rsid w:val="00DE67C6"/>
    <w:rsid w:val="00DE6E1A"/>
    <w:rsid w:val="00DF07DD"/>
    <w:rsid w:val="00DF3553"/>
    <w:rsid w:val="00E0198C"/>
    <w:rsid w:val="00E02C13"/>
    <w:rsid w:val="00E04FD0"/>
    <w:rsid w:val="00E07228"/>
    <w:rsid w:val="00E10007"/>
    <w:rsid w:val="00E10FCB"/>
    <w:rsid w:val="00E116A7"/>
    <w:rsid w:val="00E13320"/>
    <w:rsid w:val="00E139ED"/>
    <w:rsid w:val="00E13A7C"/>
    <w:rsid w:val="00E153DC"/>
    <w:rsid w:val="00E17171"/>
    <w:rsid w:val="00E20D86"/>
    <w:rsid w:val="00E23909"/>
    <w:rsid w:val="00E27AA9"/>
    <w:rsid w:val="00E310E5"/>
    <w:rsid w:val="00E31312"/>
    <w:rsid w:val="00E33157"/>
    <w:rsid w:val="00E33B11"/>
    <w:rsid w:val="00E35AF0"/>
    <w:rsid w:val="00E3744A"/>
    <w:rsid w:val="00E378B8"/>
    <w:rsid w:val="00E419E2"/>
    <w:rsid w:val="00E442C2"/>
    <w:rsid w:val="00E45040"/>
    <w:rsid w:val="00E5173F"/>
    <w:rsid w:val="00E5264B"/>
    <w:rsid w:val="00E5714D"/>
    <w:rsid w:val="00E60473"/>
    <w:rsid w:val="00E612E0"/>
    <w:rsid w:val="00E6130F"/>
    <w:rsid w:val="00E61DB9"/>
    <w:rsid w:val="00E622E0"/>
    <w:rsid w:val="00E6559A"/>
    <w:rsid w:val="00E70D22"/>
    <w:rsid w:val="00E71EF9"/>
    <w:rsid w:val="00E74D34"/>
    <w:rsid w:val="00E7646E"/>
    <w:rsid w:val="00E77C0F"/>
    <w:rsid w:val="00E77FB3"/>
    <w:rsid w:val="00E80DF6"/>
    <w:rsid w:val="00E81652"/>
    <w:rsid w:val="00E838D8"/>
    <w:rsid w:val="00E83ADE"/>
    <w:rsid w:val="00E8519D"/>
    <w:rsid w:val="00E8536A"/>
    <w:rsid w:val="00E8552F"/>
    <w:rsid w:val="00E8694F"/>
    <w:rsid w:val="00E86A0C"/>
    <w:rsid w:val="00E91ED6"/>
    <w:rsid w:val="00E928EB"/>
    <w:rsid w:val="00E93183"/>
    <w:rsid w:val="00E93A46"/>
    <w:rsid w:val="00E94886"/>
    <w:rsid w:val="00E94D86"/>
    <w:rsid w:val="00E96146"/>
    <w:rsid w:val="00EA08C7"/>
    <w:rsid w:val="00EA18FA"/>
    <w:rsid w:val="00EA29BA"/>
    <w:rsid w:val="00EA2AC7"/>
    <w:rsid w:val="00EA2DA2"/>
    <w:rsid w:val="00EA45E6"/>
    <w:rsid w:val="00EB090E"/>
    <w:rsid w:val="00EB0DA3"/>
    <w:rsid w:val="00EB0EAE"/>
    <w:rsid w:val="00EB1FE0"/>
    <w:rsid w:val="00EB43DA"/>
    <w:rsid w:val="00EB4E87"/>
    <w:rsid w:val="00EB5D42"/>
    <w:rsid w:val="00EC05A9"/>
    <w:rsid w:val="00EC0615"/>
    <w:rsid w:val="00EC0735"/>
    <w:rsid w:val="00EC3046"/>
    <w:rsid w:val="00EC413F"/>
    <w:rsid w:val="00EC7478"/>
    <w:rsid w:val="00EC7A07"/>
    <w:rsid w:val="00ED17D3"/>
    <w:rsid w:val="00ED1B80"/>
    <w:rsid w:val="00ED29E5"/>
    <w:rsid w:val="00ED53A1"/>
    <w:rsid w:val="00EE1902"/>
    <w:rsid w:val="00EE2BEB"/>
    <w:rsid w:val="00EE49D8"/>
    <w:rsid w:val="00EE63EC"/>
    <w:rsid w:val="00EE64FF"/>
    <w:rsid w:val="00EE69AC"/>
    <w:rsid w:val="00EE7E66"/>
    <w:rsid w:val="00EF0CE1"/>
    <w:rsid w:val="00EF2FD3"/>
    <w:rsid w:val="00EF4D21"/>
    <w:rsid w:val="00EF5BE0"/>
    <w:rsid w:val="00EF691C"/>
    <w:rsid w:val="00EF7C6D"/>
    <w:rsid w:val="00F000F7"/>
    <w:rsid w:val="00F00D13"/>
    <w:rsid w:val="00F01860"/>
    <w:rsid w:val="00F07204"/>
    <w:rsid w:val="00F11C5D"/>
    <w:rsid w:val="00F14759"/>
    <w:rsid w:val="00F2290D"/>
    <w:rsid w:val="00F2431B"/>
    <w:rsid w:val="00F25C51"/>
    <w:rsid w:val="00F25D97"/>
    <w:rsid w:val="00F26D59"/>
    <w:rsid w:val="00F27179"/>
    <w:rsid w:val="00F27DEA"/>
    <w:rsid w:val="00F30013"/>
    <w:rsid w:val="00F319F3"/>
    <w:rsid w:val="00F32143"/>
    <w:rsid w:val="00F36A0D"/>
    <w:rsid w:val="00F3760E"/>
    <w:rsid w:val="00F37B6F"/>
    <w:rsid w:val="00F4491A"/>
    <w:rsid w:val="00F450DD"/>
    <w:rsid w:val="00F4711F"/>
    <w:rsid w:val="00F523E0"/>
    <w:rsid w:val="00F52673"/>
    <w:rsid w:val="00F56199"/>
    <w:rsid w:val="00F56386"/>
    <w:rsid w:val="00F56FAC"/>
    <w:rsid w:val="00F57CCE"/>
    <w:rsid w:val="00F60942"/>
    <w:rsid w:val="00F61D7E"/>
    <w:rsid w:val="00F63A47"/>
    <w:rsid w:val="00F70B1B"/>
    <w:rsid w:val="00F737DF"/>
    <w:rsid w:val="00F739D9"/>
    <w:rsid w:val="00F73AD6"/>
    <w:rsid w:val="00F73EF0"/>
    <w:rsid w:val="00F7504D"/>
    <w:rsid w:val="00F76630"/>
    <w:rsid w:val="00F77502"/>
    <w:rsid w:val="00F80FA1"/>
    <w:rsid w:val="00F84056"/>
    <w:rsid w:val="00F84FB7"/>
    <w:rsid w:val="00F86F1D"/>
    <w:rsid w:val="00F918B5"/>
    <w:rsid w:val="00F929D8"/>
    <w:rsid w:val="00F92E1E"/>
    <w:rsid w:val="00F93481"/>
    <w:rsid w:val="00F94A4C"/>
    <w:rsid w:val="00F9508F"/>
    <w:rsid w:val="00F95E4A"/>
    <w:rsid w:val="00FA0860"/>
    <w:rsid w:val="00FA18B6"/>
    <w:rsid w:val="00FA2BA0"/>
    <w:rsid w:val="00FA2CFC"/>
    <w:rsid w:val="00FA44ED"/>
    <w:rsid w:val="00FA59CC"/>
    <w:rsid w:val="00FA5F4B"/>
    <w:rsid w:val="00FA71FD"/>
    <w:rsid w:val="00FA7A9A"/>
    <w:rsid w:val="00FB1530"/>
    <w:rsid w:val="00FB301E"/>
    <w:rsid w:val="00FB31A7"/>
    <w:rsid w:val="00FB4019"/>
    <w:rsid w:val="00FB63EC"/>
    <w:rsid w:val="00FC1104"/>
    <w:rsid w:val="00FC13D2"/>
    <w:rsid w:val="00FC3B98"/>
    <w:rsid w:val="00FC438F"/>
    <w:rsid w:val="00FC5EEC"/>
    <w:rsid w:val="00FD00BF"/>
    <w:rsid w:val="00FD15A7"/>
    <w:rsid w:val="00FD182D"/>
    <w:rsid w:val="00FD19A4"/>
    <w:rsid w:val="00FD252E"/>
    <w:rsid w:val="00FD29F3"/>
    <w:rsid w:val="00FD63D7"/>
    <w:rsid w:val="00FD669C"/>
    <w:rsid w:val="00FE0D80"/>
    <w:rsid w:val="00FE0E26"/>
    <w:rsid w:val="00FE1792"/>
    <w:rsid w:val="00FE3156"/>
    <w:rsid w:val="00FE66FC"/>
    <w:rsid w:val="00FE7D9E"/>
    <w:rsid w:val="00FF0492"/>
    <w:rsid w:val="00FF1463"/>
    <w:rsid w:val="00FF1E52"/>
    <w:rsid w:val="00FF3DDF"/>
    <w:rsid w:val="00FF4EC6"/>
    <w:rsid w:val="00FF57B8"/>
    <w:rsid w:val="01255CA9"/>
    <w:rsid w:val="01B2538B"/>
    <w:rsid w:val="02E44D45"/>
    <w:rsid w:val="056F2AB0"/>
    <w:rsid w:val="079D1708"/>
    <w:rsid w:val="093CADB3"/>
    <w:rsid w:val="0A91E0FF"/>
    <w:rsid w:val="0AE5305D"/>
    <w:rsid w:val="0B5F0712"/>
    <w:rsid w:val="0CC57110"/>
    <w:rsid w:val="0D1F9192"/>
    <w:rsid w:val="0D8B44F3"/>
    <w:rsid w:val="0EDD66C2"/>
    <w:rsid w:val="0EF4D48F"/>
    <w:rsid w:val="0F80C52C"/>
    <w:rsid w:val="11D7F781"/>
    <w:rsid w:val="15BECDF5"/>
    <w:rsid w:val="16331C7D"/>
    <w:rsid w:val="16E88BD3"/>
    <w:rsid w:val="16F37A25"/>
    <w:rsid w:val="170441D5"/>
    <w:rsid w:val="176FCE87"/>
    <w:rsid w:val="17C7969C"/>
    <w:rsid w:val="1971637F"/>
    <w:rsid w:val="1987060C"/>
    <w:rsid w:val="1ABE37A2"/>
    <w:rsid w:val="1C5A650C"/>
    <w:rsid w:val="1CF7D1AF"/>
    <w:rsid w:val="1D8CC865"/>
    <w:rsid w:val="1DF1F543"/>
    <w:rsid w:val="1E1C8EC1"/>
    <w:rsid w:val="1EDCC8A1"/>
    <w:rsid w:val="210BB715"/>
    <w:rsid w:val="216FCC3F"/>
    <w:rsid w:val="235C130C"/>
    <w:rsid w:val="25330DAE"/>
    <w:rsid w:val="2590A20C"/>
    <w:rsid w:val="263E99C3"/>
    <w:rsid w:val="2643B21F"/>
    <w:rsid w:val="28522A39"/>
    <w:rsid w:val="296125CA"/>
    <w:rsid w:val="29692EF8"/>
    <w:rsid w:val="29B14372"/>
    <w:rsid w:val="2AF672B3"/>
    <w:rsid w:val="2C0815AF"/>
    <w:rsid w:val="2D11EA8C"/>
    <w:rsid w:val="2E431BB5"/>
    <w:rsid w:val="2F03AEFB"/>
    <w:rsid w:val="301D332D"/>
    <w:rsid w:val="31FF7BE9"/>
    <w:rsid w:val="32692221"/>
    <w:rsid w:val="326EEE51"/>
    <w:rsid w:val="32EEF56D"/>
    <w:rsid w:val="34761CDB"/>
    <w:rsid w:val="34ED4A00"/>
    <w:rsid w:val="3598EA4D"/>
    <w:rsid w:val="35F77E31"/>
    <w:rsid w:val="360D54A2"/>
    <w:rsid w:val="3725B7CC"/>
    <w:rsid w:val="38AB3912"/>
    <w:rsid w:val="3A0AF830"/>
    <w:rsid w:val="3A18E81F"/>
    <w:rsid w:val="3B410643"/>
    <w:rsid w:val="3D3CEBB1"/>
    <w:rsid w:val="3D4454CA"/>
    <w:rsid w:val="3DA04AC8"/>
    <w:rsid w:val="3EFE1795"/>
    <w:rsid w:val="3F79DDA5"/>
    <w:rsid w:val="4093ABD7"/>
    <w:rsid w:val="40AC9059"/>
    <w:rsid w:val="438AD31B"/>
    <w:rsid w:val="4445B5B6"/>
    <w:rsid w:val="4522AA0A"/>
    <w:rsid w:val="457B8BA4"/>
    <w:rsid w:val="46AF34AF"/>
    <w:rsid w:val="48B5FD40"/>
    <w:rsid w:val="4BB315A8"/>
    <w:rsid w:val="4F151250"/>
    <w:rsid w:val="4F3C9C28"/>
    <w:rsid w:val="4F4DC0FC"/>
    <w:rsid w:val="500D32C6"/>
    <w:rsid w:val="50C503F7"/>
    <w:rsid w:val="5115A6AF"/>
    <w:rsid w:val="52431523"/>
    <w:rsid w:val="527A7137"/>
    <w:rsid w:val="530CF770"/>
    <w:rsid w:val="550A4397"/>
    <w:rsid w:val="556DDFD6"/>
    <w:rsid w:val="5813E1AA"/>
    <w:rsid w:val="581ECDB6"/>
    <w:rsid w:val="59278AC2"/>
    <w:rsid w:val="599F82BA"/>
    <w:rsid w:val="5A0C7BEE"/>
    <w:rsid w:val="5A907462"/>
    <w:rsid w:val="5B6C75CB"/>
    <w:rsid w:val="5B8A300F"/>
    <w:rsid w:val="5C797DF4"/>
    <w:rsid w:val="5DECCF22"/>
    <w:rsid w:val="5E127BDA"/>
    <w:rsid w:val="60AF5C46"/>
    <w:rsid w:val="614BAA02"/>
    <w:rsid w:val="615D935B"/>
    <w:rsid w:val="62A44CF8"/>
    <w:rsid w:val="653CD7C0"/>
    <w:rsid w:val="6547E808"/>
    <w:rsid w:val="67E036B9"/>
    <w:rsid w:val="694E221D"/>
    <w:rsid w:val="69D73AF9"/>
    <w:rsid w:val="6A838B0D"/>
    <w:rsid w:val="6AD0CE8A"/>
    <w:rsid w:val="6B8084A1"/>
    <w:rsid w:val="6B8095BC"/>
    <w:rsid w:val="6BF2A588"/>
    <w:rsid w:val="6C67C79F"/>
    <w:rsid w:val="6D088032"/>
    <w:rsid w:val="6D114D49"/>
    <w:rsid w:val="6D168ADC"/>
    <w:rsid w:val="6DCA553B"/>
    <w:rsid w:val="6FFC189C"/>
    <w:rsid w:val="70003F83"/>
    <w:rsid w:val="7008C7EB"/>
    <w:rsid w:val="713FDF7E"/>
    <w:rsid w:val="71E54522"/>
    <w:rsid w:val="72E0D451"/>
    <w:rsid w:val="7431C374"/>
    <w:rsid w:val="752A387E"/>
    <w:rsid w:val="75783595"/>
    <w:rsid w:val="7643AA21"/>
    <w:rsid w:val="772C23B8"/>
    <w:rsid w:val="77431892"/>
    <w:rsid w:val="799A5534"/>
    <w:rsid w:val="7A522A4B"/>
    <w:rsid w:val="7A84C117"/>
    <w:rsid w:val="7BF507C4"/>
    <w:rsid w:val="7D402B5A"/>
    <w:rsid w:val="7D9DA0B9"/>
    <w:rsid w:val="7E9771A5"/>
    <w:rsid w:val="7EF0AD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1B12A3"/>
  <w15:docId w15:val="{9F55123C-33B3-4F60-949C-916085953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iraMinProN-W3" w:eastAsiaTheme="minorEastAsia" w:hAnsi="HiraMinProN-W3" w:cs="HiraMinProN-W3"/>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00"/>
      <w:outlineLvl w:val="0"/>
    </w:pPr>
    <w:rPr>
      <w:sz w:val="26"/>
      <w:szCs w:val="26"/>
    </w:rPr>
  </w:style>
  <w:style w:type="paragraph" w:styleId="2">
    <w:name w:val="heading 2"/>
    <w:basedOn w:val="a"/>
    <w:next w:val="a"/>
    <w:uiPriority w:val="9"/>
    <w:unhideWhenUsed/>
    <w:qFormat/>
    <w:pPr>
      <w:keepNext/>
      <w:keepLines/>
      <w:spacing w:before="200"/>
      <w:jc w:val="both"/>
      <w:outlineLvl w:val="1"/>
    </w:pPr>
    <w:rPr>
      <w:b/>
      <w:bCs/>
    </w:rPr>
  </w:style>
  <w:style w:type="paragraph" w:styleId="3">
    <w:name w:val="heading 3"/>
    <w:basedOn w:val="a"/>
    <w:next w:val="a"/>
    <w:uiPriority w:val="9"/>
    <w:semiHidden/>
    <w:unhideWhenUsed/>
    <w:qFormat/>
    <w:pPr>
      <w:keepNext/>
      <w:keepLines/>
      <w:spacing w:before="160"/>
      <w:outlineLvl w:val="2"/>
    </w:pPr>
    <w:rPr>
      <w:rFonts w:ascii="Trebuchet MS" w:eastAsia="Trebuchet MS" w:hAnsi="Trebuchet MS" w:cs="Trebuchet MS"/>
      <w:b/>
      <w:bCs/>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iCs/>
      <w:color w:val="666666"/>
      <w:sz w:val="26"/>
      <w:szCs w:val="26"/>
    </w:rPr>
  </w:style>
  <w:style w:type="paragraph" w:styleId="a5">
    <w:name w:val="header"/>
    <w:basedOn w:val="a"/>
    <w:link w:val="a6"/>
    <w:uiPriority w:val="99"/>
    <w:unhideWhenUsed/>
    <w:rsid w:val="00A54C39"/>
    <w:pPr>
      <w:tabs>
        <w:tab w:val="center" w:pos="4252"/>
        <w:tab w:val="right" w:pos="8504"/>
      </w:tabs>
      <w:snapToGrid w:val="0"/>
    </w:pPr>
  </w:style>
  <w:style w:type="character" w:customStyle="1" w:styleId="a6">
    <w:name w:val="ヘッダー (文字)"/>
    <w:basedOn w:val="a0"/>
    <w:link w:val="a5"/>
    <w:uiPriority w:val="99"/>
    <w:rsid w:val="00A54C39"/>
  </w:style>
  <w:style w:type="paragraph" w:styleId="a7">
    <w:name w:val="footer"/>
    <w:basedOn w:val="a"/>
    <w:link w:val="a8"/>
    <w:uiPriority w:val="99"/>
    <w:unhideWhenUsed/>
    <w:rsid w:val="00A54C39"/>
    <w:pPr>
      <w:tabs>
        <w:tab w:val="center" w:pos="4252"/>
        <w:tab w:val="right" w:pos="8504"/>
      </w:tabs>
      <w:snapToGrid w:val="0"/>
    </w:pPr>
  </w:style>
  <w:style w:type="character" w:customStyle="1" w:styleId="a8">
    <w:name w:val="フッター (文字)"/>
    <w:basedOn w:val="a0"/>
    <w:link w:val="a7"/>
    <w:uiPriority w:val="99"/>
    <w:rsid w:val="00A54C39"/>
  </w:style>
  <w:style w:type="paragraph" w:styleId="Web">
    <w:name w:val="Normal (Web)"/>
    <w:basedOn w:val="a"/>
    <w:uiPriority w:val="99"/>
    <w:unhideWhenUsed/>
    <w:rsid w:val="003600B6"/>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paragraph" w:styleId="a9">
    <w:name w:val="annotation text"/>
    <w:basedOn w:val="a"/>
    <w:link w:val="aa"/>
    <w:uiPriority w:val="99"/>
    <w:semiHidden/>
    <w:unhideWhenUsed/>
    <w:rsid w:val="00E0198C"/>
    <w:pPr>
      <w:spacing w:line="240" w:lineRule="auto"/>
    </w:pPr>
    <w:rPr>
      <w:sz w:val="20"/>
      <w:szCs w:val="20"/>
    </w:rPr>
  </w:style>
  <w:style w:type="character" w:customStyle="1" w:styleId="aa">
    <w:name w:val="コメント文字列 (文字)"/>
    <w:basedOn w:val="a0"/>
    <w:link w:val="a9"/>
    <w:uiPriority w:val="99"/>
    <w:semiHidden/>
    <w:rsid w:val="00E0198C"/>
    <w:rPr>
      <w:sz w:val="20"/>
      <w:szCs w:val="20"/>
    </w:rPr>
  </w:style>
  <w:style w:type="character" w:styleId="ab">
    <w:name w:val="annotation reference"/>
    <w:basedOn w:val="a0"/>
    <w:uiPriority w:val="99"/>
    <w:semiHidden/>
    <w:unhideWhenUsed/>
    <w:rsid w:val="00E0198C"/>
    <w:rPr>
      <w:sz w:val="16"/>
      <w:szCs w:val="16"/>
    </w:rPr>
  </w:style>
  <w:style w:type="paragraph" w:styleId="ac">
    <w:name w:val="Revision"/>
    <w:hidden/>
    <w:uiPriority w:val="99"/>
    <w:semiHidden/>
    <w:rsid w:val="00E0198C"/>
    <w:pPr>
      <w:spacing w:line="240" w:lineRule="auto"/>
    </w:pPr>
  </w:style>
  <w:style w:type="character" w:styleId="ad">
    <w:name w:val="Hyperlink"/>
    <w:basedOn w:val="a0"/>
    <w:uiPriority w:val="99"/>
    <w:unhideWhenUsed/>
    <w:rsid w:val="008A7F9D"/>
    <w:rPr>
      <w:color w:val="0000FF" w:themeColor="hyperlink"/>
      <w:u w:val="single"/>
    </w:rPr>
  </w:style>
  <w:style w:type="character" w:styleId="ae">
    <w:name w:val="Unresolved Mention"/>
    <w:basedOn w:val="a0"/>
    <w:uiPriority w:val="99"/>
    <w:semiHidden/>
    <w:unhideWhenUsed/>
    <w:rsid w:val="008A7F9D"/>
    <w:rPr>
      <w:color w:val="605E5C"/>
      <w:shd w:val="clear" w:color="auto" w:fill="E1DFDD"/>
    </w:rPr>
  </w:style>
  <w:style w:type="character" w:styleId="af">
    <w:name w:val="FollowedHyperlink"/>
    <w:basedOn w:val="a0"/>
    <w:uiPriority w:val="99"/>
    <w:semiHidden/>
    <w:unhideWhenUsed/>
    <w:rsid w:val="005D4BC7"/>
    <w:rPr>
      <w:color w:val="800080" w:themeColor="followedHyperlink"/>
      <w:u w:val="single"/>
    </w:rPr>
  </w:style>
  <w:style w:type="paragraph" w:styleId="af0">
    <w:name w:val="caption"/>
    <w:basedOn w:val="a"/>
    <w:next w:val="a"/>
    <w:uiPriority w:val="35"/>
    <w:unhideWhenUsed/>
    <w:qFormat/>
    <w:rsid w:val="00C3146F"/>
    <w:rPr>
      <w:b/>
      <w:bCs/>
      <w:sz w:val="21"/>
      <w:szCs w:val="21"/>
    </w:rPr>
  </w:style>
  <w:style w:type="paragraph" w:styleId="af1">
    <w:name w:val="List Paragraph"/>
    <w:basedOn w:val="a"/>
    <w:uiPriority w:val="34"/>
    <w:qFormat/>
    <w:rsid w:val="00D15DF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974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jpe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hyperlink" Target="https://www.nijisanji.jp" TargetMode="External"/><Relationship Id="rId47" Type="http://schemas.openxmlformats.org/officeDocument/2006/relationships/fontTable" Target="fontTable.xml"/><Relationship Id="rId50"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jpeg"/><Relationship Id="rId11" Type="http://schemas.openxmlformats.org/officeDocument/2006/relationships/header" Target="header2.xml"/><Relationship Id="rId24" Type="http://schemas.openxmlformats.org/officeDocument/2006/relationships/image" Target="media/image9.jpeg"/><Relationship Id="rId32" Type="http://schemas.openxmlformats.org/officeDocument/2006/relationships/image" Target="media/image14.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x.com/any512/status/1655055464017850369?s=46&amp;t=cIr9WSwTt4wCoNQP2gPSuQ"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www.youtube.com/@3DBib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18.png"/><Relationship Id="rId43" Type="http://schemas.openxmlformats.org/officeDocument/2006/relationships/hyperlink" Target="https://www.youtube.com/channel/UC9V3Y3_uzU5e-usObb6IE1w" TargetMode="External"/><Relationship Id="rId48" Type="http://schemas.microsoft.com/office/2011/relationships/people" Target="peop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5.png"/><Relationship Id="rId38" Type="http://schemas.openxmlformats.org/officeDocument/2006/relationships/image" Target="media/image23.png"/><Relationship Id="rId46" Type="http://schemas.openxmlformats.org/officeDocument/2006/relationships/hyperlink" Target="https://x.com/jade_0518/status/1561299324625387521?s=46&amp;t=cIr9WSwTt4wCoNQP2gPSuQ" TargetMode="External"/><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574abe-7634-410e-817e-8b61155e4494">
      <Terms xmlns="http://schemas.microsoft.com/office/infopath/2007/PartnerControls"/>
    </lcf76f155ced4ddcb4097134ff3c332f>
    <TaxCatchAll xmlns="b7db6073-512f-4d42-9752-046065c7feb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FC9846FFBACED4AB7D97CAF98233037" ma:contentTypeVersion="10" ma:contentTypeDescription="新しいドキュメントを作成します。" ma:contentTypeScope="" ma:versionID="b26970dd1ed40e9ee7e892966cb5e18f">
  <xsd:schema xmlns:xsd="http://www.w3.org/2001/XMLSchema" xmlns:xs="http://www.w3.org/2001/XMLSchema" xmlns:p="http://schemas.microsoft.com/office/2006/metadata/properties" xmlns:ns2="34574abe-7634-410e-817e-8b61155e4494" xmlns:ns3="b7db6073-512f-4d42-9752-046065c7feb8" targetNamespace="http://schemas.microsoft.com/office/2006/metadata/properties" ma:root="true" ma:fieldsID="e2c7d6c155345b56f6e76d259f794858" ns2:_="" ns3:_="">
    <xsd:import namespace="34574abe-7634-410e-817e-8b61155e4494"/>
    <xsd:import namespace="b7db6073-512f-4d42-9752-046065c7fe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74abe-7634-410e-817e-8b61155e4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2aa9e5ae-c1ac-4c31-aef7-39efcf01f61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db6073-512f-4d42-9752-046065c7fe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529c8-a2a2-4c4b-997a-a5349265605a}" ma:internalName="TaxCatchAll" ma:showField="CatchAllData" ma:web="b7db6073-512f-4d42-9752-046065c7fe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3D4A84-E0AF-4EAB-A1F6-B20F5815D2FA}">
  <ds:schemaRefs>
    <ds:schemaRef ds:uri="http://schemas.microsoft.com/office/2006/metadata/properties"/>
    <ds:schemaRef ds:uri="http://schemas.microsoft.com/office/infopath/2007/PartnerControls"/>
    <ds:schemaRef ds:uri="34574abe-7634-410e-817e-8b61155e4494"/>
    <ds:schemaRef ds:uri="b7db6073-512f-4d42-9752-046065c7feb8"/>
  </ds:schemaRefs>
</ds:datastoreItem>
</file>

<file path=customXml/itemProps2.xml><?xml version="1.0" encoding="utf-8"?>
<ds:datastoreItem xmlns:ds="http://schemas.openxmlformats.org/officeDocument/2006/customXml" ds:itemID="{CCE38D12-B7AE-4FF8-A79A-1CCF55664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74abe-7634-410e-817e-8b61155e4494"/>
    <ds:schemaRef ds:uri="b7db6073-512f-4d42-9752-046065c7fe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69CE3B-B90C-4135-9223-39E8992664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8</Pages>
  <Words>3239</Words>
  <Characters>3240</Characters>
  <Application>Microsoft Office Word</Application>
  <DocSecurity>0</DocSecurity>
  <Lines>108</Lines>
  <Paragraphs>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6424</CharactersWithSpaces>
  <SharedDoc>false</SharedDoc>
  <HLinks>
    <vt:vector size="30" baseType="variant">
      <vt:variant>
        <vt:i4>103</vt:i4>
      </vt:variant>
      <vt:variant>
        <vt:i4>12</vt:i4>
      </vt:variant>
      <vt:variant>
        <vt:i4>0</vt:i4>
      </vt:variant>
      <vt:variant>
        <vt:i4>5</vt:i4>
      </vt:variant>
      <vt:variant>
        <vt:lpwstr>https://x.com/jade_0518/status/1561299324625387521?s=46&amp;t=cIr9WSwTt4wCoNQP2gPSuQ</vt:lpwstr>
      </vt:variant>
      <vt:variant>
        <vt:lpwstr/>
      </vt:variant>
      <vt:variant>
        <vt:i4>1835034</vt:i4>
      </vt:variant>
      <vt:variant>
        <vt:i4>9</vt:i4>
      </vt:variant>
      <vt:variant>
        <vt:i4>0</vt:i4>
      </vt:variant>
      <vt:variant>
        <vt:i4>5</vt:i4>
      </vt:variant>
      <vt:variant>
        <vt:lpwstr>https://x.com/any512/status/1655055464017850369?s=46&amp;t=cIr9WSwTt4wCoNQP2gPSuQ</vt:lpwstr>
      </vt:variant>
      <vt:variant>
        <vt:lpwstr/>
      </vt:variant>
      <vt:variant>
        <vt:i4>7077919</vt:i4>
      </vt:variant>
      <vt:variant>
        <vt:i4>6</vt:i4>
      </vt:variant>
      <vt:variant>
        <vt:i4>0</vt:i4>
      </vt:variant>
      <vt:variant>
        <vt:i4>5</vt:i4>
      </vt:variant>
      <vt:variant>
        <vt:lpwstr>https://www.youtube.com/@3DBibi</vt:lpwstr>
      </vt:variant>
      <vt:variant>
        <vt:lpwstr/>
      </vt:variant>
      <vt:variant>
        <vt:i4>7798875</vt:i4>
      </vt:variant>
      <vt:variant>
        <vt:i4>3</vt:i4>
      </vt:variant>
      <vt:variant>
        <vt:i4>0</vt:i4>
      </vt:variant>
      <vt:variant>
        <vt:i4>5</vt:i4>
      </vt:variant>
      <vt:variant>
        <vt:lpwstr>https://www.youtube.com/channel/UC9V3Y3_uzU5e-usObb6IE1w</vt:lpwstr>
      </vt:variant>
      <vt:variant>
        <vt:lpwstr/>
      </vt:variant>
      <vt:variant>
        <vt:i4>1900634</vt:i4>
      </vt:variant>
      <vt:variant>
        <vt:i4>0</vt:i4>
      </vt:variant>
      <vt:variant>
        <vt:i4>0</vt:i4>
      </vt:variant>
      <vt:variant>
        <vt:i4>5</vt:i4>
      </vt:variant>
      <vt:variant>
        <vt:lpwstr>https://www.nijisanji.jp/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大西 夏羽</dc:creator>
  <cp:keywords/>
  <cp:lastModifiedBy>高尾 俊介</cp:lastModifiedBy>
  <cp:revision>613</cp:revision>
  <cp:lastPrinted>2025-12-09T11:29:00Z</cp:lastPrinted>
  <dcterms:created xsi:type="dcterms:W3CDTF">2025-11-26T05:50:00Z</dcterms:created>
  <dcterms:modified xsi:type="dcterms:W3CDTF">2026-01-26T05:54:00Z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0x0101006FC9846FFBACED4AB7D97CAF98233037</vt:lpwstr>
  </property>
  <property fmtid="{D5CDD505-2E9C-101B-9397-08002B2CF9AE}" pid="3" name="MediaServiceImageTags">
    <vt:lpwstr/>
  </property>
</Properties>
</file>